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E4483A" w:rsidRDefault="00000000" w:rsidP="0070494A">
      <w:pPr>
        <w:spacing w:after="0"/>
        <w:ind w:left="720" w:hanging="11"/>
        <w:jc w:val="center"/>
        <w:rPr>
          <w:rFonts w:ascii="Times New Roman" w:eastAsia="Times New Roman" w:hAnsi="Times New Roman" w:cs="Times New Roman"/>
          <w:b/>
          <w:sz w:val="24"/>
          <w:szCs w:val="24"/>
        </w:rPr>
      </w:pPr>
      <w:commentRangeStart w:id="0"/>
      <w:commentRangeStart w:id="1"/>
      <w:r>
        <w:rPr>
          <w:rFonts w:ascii="Times New Roman" w:eastAsia="Times New Roman" w:hAnsi="Times New Roman" w:cs="Times New Roman"/>
          <w:b/>
          <w:sz w:val="24"/>
          <w:szCs w:val="24"/>
        </w:rPr>
        <w:t>Association</w:t>
      </w:r>
      <w:commentRangeEnd w:id="0"/>
      <w:r>
        <w:commentReference w:id="0"/>
      </w:r>
      <w:commentRangeEnd w:id="1"/>
      <w:r w:rsidR="007C3D44">
        <w:rPr>
          <w:rStyle w:val="Refdecomentario"/>
        </w:rPr>
        <w:commentReference w:id="1"/>
      </w:r>
      <w:r>
        <w:rPr>
          <w:rFonts w:ascii="Times New Roman" w:eastAsia="Times New Roman" w:hAnsi="Times New Roman" w:cs="Times New Roman"/>
          <w:b/>
          <w:sz w:val="24"/>
          <w:szCs w:val="24"/>
        </w:rPr>
        <w:t xml:space="preserve"> between poly-substance use and substance use disorder treatment non-completion admitted to multiple treatments between 2010-2019 in Chile</w:t>
      </w:r>
    </w:p>
    <w:p w14:paraId="00000002" w14:textId="77777777" w:rsidR="00E4483A" w:rsidRPr="00215940" w:rsidRDefault="00000000">
      <w:pPr>
        <w:spacing w:after="0"/>
        <w:rPr>
          <w:rFonts w:ascii="Times New Roman" w:eastAsia="Times New Roman" w:hAnsi="Times New Roman" w:cs="Times New Roman"/>
          <w:sz w:val="24"/>
          <w:szCs w:val="24"/>
          <w:lang w:val="es-CL"/>
        </w:rPr>
      </w:pPr>
      <w:r w:rsidRPr="00215940">
        <w:rPr>
          <w:rFonts w:ascii="Times New Roman" w:eastAsia="Times New Roman" w:hAnsi="Times New Roman" w:cs="Times New Roman"/>
          <w:sz w:val="24"/>
          <w:szCs w:val="24"/>
          <w:lang w:val="es-CL"/>
        </w:rPr>
        <w:t xml:space="preserve">Andrés González-Santa Cruz </w:t>
      </w:r>
      <w:r w:rsidRPr="00215940">
        <w:rPr>
          <w:rFonts w:ascii="Times New Roman" w:eastAsia="Times New Roman" w:hAnsi="Times New Roman" w:cs="Times New Roman"/>
          <w:sz w:val="24"/>
          <w:szCs w:val="24"/>
          <w:vertAlign w:val="superscript"/>
          <w:lang w:val="es-CL"/>
        </w:rPr>
        <w:t>a,b</w:t>
      </w:r>
      <w:r w:rsidRPr="00215940">
        <w:rPr>
          <w:rFonts w:ascii="Times New Roman" w:eastAsia="Times New Roman" w:hAnsi="Times New Roman" w:cs="Times New Roman"/>
          <w:sz w:val="24"/>
          <w:szCs w:val="24"/>
          <w:lang w:val="es-CL"/>
        </w:rPr>
        <w:t>, José Ruiz-Tagle Maturana</w:t>
      </w:r>
      <w:r w:rsidRPr="00215940">
        <w:rPr>
          <w:rFonts w:ascii="Times New Roman" w:eastAsia="Times New Roman" w:hAnsi="Times New Roman" w:cs="Times New Roman"/>
          <w:sz w:val="24"/>
          <w:szCs w:val="24"/>
          <w:vertAlign w:val="superscript"/>
          <w:lang w:val="es-CL"/>
        </w:rPr>
        <w:t>b,c</w:t>
      </w:r>
      <w:r w:rsidRPr="00215940">
        <w:rPr>
          <w:rFonts w:ascii="Times New Roman" w:eastAsia="Times New Roman" w:hAnsi="Times New Roman" w:cs="Times New Roman"/>
          <w:sz w:val="24"/>
          <w:szCs w:val="24"/>
          <w:lang w:val="es-CL"/>
        </w:rPr>
        <w:t>, Mariel Mateo Pinones</w:t>
      </w:r>
      <w:r w:rsidRPr="00215940">
        <w:rPr>
          <w:rFonts w:ascii="Times New Roman" w:eastAsia="Times New Roman" w:hAnsi="Times New Roman" w:cs="Times New Roman"/>
          <w:sz w:val="24"/>
          <w:szCs w:val="24"/>
          <w:vertAlign w:val="superscript"/>
          <w:lang w:val="es-CL"/>
        </w:rPr>
        <w:t>b,d</w:t>
      </w:r>
      <w:r w:rsidRPr="00215940">
        <w:rPr>
          <w:rFonts w:ascii="Times New Roman" w:eastAsia="Times New Roman" w:hAnsi="Times New Roman" w:cs="Times New Roman"/>
          <w:sz w:val="24"/>
          <w:szCs w:val="24"/>
          <w:lang w:val="es-CL"/>
        </w:rPr>
        <w:t xml:space="preserve">, Álvaro Castillo-Carniglia </w:t>
      </w:r>
      <w:r w:rsidRPr="00215940">
        <w:rPr>
          <w:rFonts w:ascii="Times New Roman" w:eastAsia="Times New Roman" w:hAnsi="Times New Roman" w:cs="Times New Roman"/>
          <w:sz w:val="24"/>
          <w:szCs w:val="24"/>
          <w:vertAlign w:val="superscript"/>
          <w:lang w:val="es-CL"/>
        </w:rPr>
        <w:t>b,e,f</w:t>
      </w:r>
      <w:r w:rsidRPr="00215940">
        <w:rPr>
          <w:rFonts w:ascii="Times New Roman" w:eastAsia="Times New Roman" w:hAnsi="Times New Roman" w:cs="Times New Roman"/>
          <w:sz w:val="24"/>
          <w:szCs w:val="24"/>
          <w:lang w:val="es-CL"/>
        </w:rPr>
        <w:t>;</w:t>
      </w:r>
    </w:p>
    <w:p w14:paraId="00000003" w14:textId="77777777" w:rsidR="00E4483A" w:rsidRPr="00215940" w:rsidRDefault="00E4483A">
      <w:pPr>
        <w:spacing w:after="0"/>
        <w:rPr>
          <w:rFonts w:ascii="Times New Roman" w:eastAsia="Times New Roman" w:hAnsi="Times New Roman" w:cs="Times New Roman"/>
          <w:sz w:val="24"/>
          <w:szCs w:val="24"/>
          <w:lang w:val="es-CL"/>
        </w:rPr>
      </w:pPr>
    </w:p>
    <w:p w14:paraId="00000004" w14:textId="77777777" w:rsidR="00E4483A" w:rsidRDefault="0000000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vertAlign w:val="superscript"/>
        </w:rPr>
        <w:t>a</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highlight w:val="yellow"/>
        </w:rPr>
        <w:t>Doctoral Program in Public Health, Institute of Population Health, Faculty of Medicine, Universidad de Chile, Chile</w:t>
      </w:r>
    </w:p>
    <w:p w14:paraId="00000005" w14:textId="77777777" w:rsidR="00E4483A"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b</w:t>
      </w:r>
      <w:r>
        <w:rPr>
          <w:rFonts w:ascii="Times New Roman" w:eastAsia="Times New Roman" w:hAnsi="Times New Roman" w:cs="Times New Roman"/>
          <w:sz w:val="24"/>
          <w:szCs w:val="24"/>
        </w:rPr>
        <w:t xml:space="preserve"> Millennium Nucleus for the Evaluation and Analysis of Drug Policies (nDP), Chile.</w:t>
      </w:r>
    </w:p>
    <w:p w14:paraId="00000006" w14:textId="77777777" w:rsidR="00E4483A" w:rsidRPr="00215940" w:rsidRDefault="00000000">
      <w:pPr>
        <w:spacing w:after="0"/>
        <w:rPr>
          <w:rFonts w:ascii="Times New Roman" w:eastAsia="Times New Roman" w:hAnsi="Times New Roman" w:cs="Times New Roman"/>
          <w:sz w:val="24"/>
          <w:szCs w:val="24"/>
          <w:lang w:val="es-CL"/>
        </w:rPr>
      </w:pPr>
      <w:r w:rsidRPr="00215940">
        <w:rPr>
          <w:rFonts w:ascii="Times New Roman" w:eastAsia="Times New Roman" w:hAnsi="Times New Roman" w:cs="Times New Roman"/>
          <w:sz w:val="24"/>
          <w:szCs w:val="24"/>
          <w:vertAlign w:val="superscript"/>
          <w:lang w:val="es-CL"/>
        </w:rPr>
        <w:t>c</w:t>
      </w:r>
      <w:r w:rsidRPr="00215940">
        <w:rPr>
          <w:rFonts w:ascii="Times New Roman" w:eastAsia="Times New Roman" w:hAnsi="Times New Roman" w:cs="Times New Roman"/>
          <w:sz w:val="24"/>
          <w:szCs w:val="24"/>
          <w:lang w:val="es-CL"/>
        </w:rPr>
        <w:t xml:space="preserve"> Fundación Instituto Profesional DUOC UC, Santiago, Chile.</w:t>
      </w:r>
    </w:p>
    <w:p w14:paraId="00000007" w14:textId="77777777" w:rsidR="00E4483A"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d</w:t>
      </w:r>
      <w:r>
        <w:rPr>
          <w:rFonts w:ascii="Times New Roman" w:eastAsia="Times New Roman" w:hAnsi="Times New Roman" w:cs="Times New Roman"/>
          <w:sz w:val="24"/>
          <w:szCs w:val="24"/>
        </w:rPr>
        <w:t xml:space="preserve"> School of Criminology and Criminal Justice, Griffith University, Australia</w:t>
      </w:r>
    </w:p>
    <w:p w14:paraId="00000008" w14:textId="77777777" w:rsidR="00E4483A"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e</w:t>
      </w:r>
      <w:r>
        <w:rPr>
          <w:rFonts w:ascii="Times New Roman" w:eastAsia="Times New Roman" w:hAnsi="Times New Roman" w:cs="Times New Roman"/>
          <w:sz w:val="24"/>
          <w:szCs w:val="24"/>
        </w:rPr>
        <w:t xml:space="preserve"> Millennium Nucleus on Sociomedicine (SocioMed), Chile.</w:t>
      </w:r>
    </w:p>
    <w:p w14:paraId="00000009" w14:textId="77777777" w:rsidR="00E4483A" w:rsidRPr="00215940" w:rsidRDefault="00000000">
      <w:pPr>
        <w:spacing w:after="0"/>
        <w:rPr>
          <w:rFonts w:ascii="Times New Roman" w:eastAsia="Times New Roman" w:hAnsi="Times New Roman" w:cs="Times New Roman"/>
          <w:sz w:val="24"/>
          <w:szCs w:val="24"/>
          <w:lang w:val="es-CL"/>
        </w:rPr>
      </w:pPr>
      <w:r w:rsidRPr="00215940">
        <w:rPr>
          <w:rFonts w:ascii="Times New Roman" w:eastAsia="Times New Roman" w:hAnsi="Times New Roman" w:cs="Times New Roman"/>
          <w:sz w:val="24"/>
          <w:szCs w:val="24"/>
          <w:vertAlign w:val="superscript"/>
          <w:lang w:val="es-CL"/>
        </w:rPr>
        <w:t>f</w:t>
      </w:r>
      <w:r w:rsidRPr="00215940">
        <w:rPr>
          <w:rFonts w:ascii="Times New Roman" w:eastAsia="Times New Roman" w:hAnsi="Times New Roman" w:cs="Times New Roman"/>
          <w:sz w:val="24"/>
          <w:szCs w:val="24"/>
          <w:lang w:val="es-CL"/>
        </w:rPr>
        <w:t xml:space="preserve"> Departamento Nacional de Salud Pública, Facultad de Medicina y Ciencia, Universidad San Sebastián, Santiago, Chile.</w:t>
      </w:r>
    </w:p>
    <w:p w14:paraId="0000000A" w14:textId="77777777" w:rsidR="00E4483A" w:rsidRPr="00215940" w:rsidRDefault="00E4483A">
      <w:pPr>
        <w:rPr>
          <w:lang w:val="es-CL"/>
        </w:rPr>
      </w:pPr>
    </w:p>
    <w:p w14:paraId="0000000B" w14:textId="77777777" w:rsidR="00E4483A" w:rsidRPr="00215940" w:rsidRDefault="00E4483A">
      <w:pPr>
        <w:rPr>
          <w:lang w:val="es-CL"/>
        </w:rPr>
      </w:pPr>
    </w:p>
    <w:p w14:paraId="0000000C" w14:textId="77777777" w:rsidR="00E4483A" w:rsidRPr="00215940" w:rsidRDefault="00000000">
      <w:pPr>
        <w:spacing w:line="480" w:lineRule="auto"/>
        <w:rPr>
          <w:rFonts w:ascii="Times New Roman" w:eastAsia="Times New Roman" w:hAnsi="Times New Roman" w:cs="Times New Roman"/>
          <w:sz w:val="24"/>
          <w:szCs w:val="24"/>
          <w:lang w:val="es-CL"/>
        </w:rPr>
      </w:pPr>
      <w:r w:rsidRPr="00215940">
        <w:rPr>
          <w:rFonts w:ascii="Times New Roman" w:eastAsia="Times New Roman" w:hAnsi="Times New Roman" w:cs="Times New Roman"/>
          <w:i/>
          <w:sz w:val="24"/>
          <w:szCs w:val="24"/>
          <w:highlight w:val="yellow"/>
          <w:lang w:val="es-CL"/>
        </w:rPr>
        <w:t>*Correspondence to:</w:t>
      </w:r>
      <w:r w:rsidRPr="00215940">
        <w:rPr>
          <w:rFonts w:ascii="Times New Roman" w:eastAsia="Times New Roman" w:hAnsi="Times New Roman" w:cs="Times New Roman"/>
          <w:i/>
          <w:sz w:val="24"/>
          <w:szCs w:val="24"/>
          <w:lang w:val="es-CL"/>
        </w:rPr>
        <w:t xml:space="preserve"> Andrés González-Santa Cruz</w:t>
      </w:r>
      <w:r w:rsidRPr="00215940">
        <w:rPr>
          <w:rFonts w:ascii="Times New Roman" w:eastAsia="Times New Roman" w:hAnsi="Times New Roman" w:cs="Times New Roman"/>
          <w:sz w:val="24"/>
          <w:szCs w:val="24"/>
          <w:lang w:val="es-CL"/>
        </w:rPr>
        <w:t>, gonzalez.santacruz.andres@gmail.com</w:t>
      </w:r>
    </w:p>
    <w:p w14:paraId="0000000D" w14:textId="77777777" w:rsidR="00E4483A"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color w:val="333333"/>
          <w:sz w:val="24"/>
          <w:szCs w:val="24"/>
        </w:rPr>
        <w:t>Disclosure: The authors report no relevant conflicts of interest.</w:t>
      </w:r>
    </w:p>
    <w:p w14:paraId="0000000E" w14:textId="77777777" w:rsidR="00E4483A" w:rsidRDefault="00000000">
      <w:pPr>
        <w:spacing w:line="259" w:lineRule="auto"/>
        <w:jc w:val="left"/>
        <w:rPr>
          <w:rFonts w:ascii="Times New Roman" w:eastAsia="Times New Roman" w:hAnsi="Times New Roman" w:cs="Times New Roman"/>
          <w:b/>
          <w:sz w:val="24"/>
          <w:szCs w:val="24"/>
        </w:rPr>
      </w:pPr>
      <w:r>
        <w:br w:type="page"/>
      </w:r>
    </w:p>
    <w:p w14:paraId="0000000F" w14:textId="77777777" w:rsidR="00E4483A" w:rsidRDefault="00000000" w:rsidP="003B3E36">
      <w:pPr>
        <w:spacing w:line="480" w:lineRule="auto"/>
        <w:ind w:left="720" w:hanging="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w:t>
      </w:r>
    </w:p>
    <w:p w14:paraId="00000010" w14:textId="7C660023" w:rsidR="00E4483A" w:rsidRDefault="00000000">
      <w:pPr>
        <w:spacing w:line="480" w:lineRule="auto"/>
        <w:rPr>
          <w:rFonts w:ascii="Times New Roman" w:eastAsia="Times New Roman" w:hAnsi="Times New Roman" w:cs="Times New Roman"/>
        </w:rPr>
      </w:pPr>
      <w:r>
        <w:rPr>
          <w:rFonts w:ascii="Times New Roman" w:eastAsia="Times New Roman" w:hAnsi="Times New Roman" w:cs="Times New Roman"/>
          <w:b/>
          <w:sz w:val="24"/>
          <w:szCs w:val="24"/>
        </w:rPr>
        <w:t>Background</w:t>
      </w:r>
      <w:r>
        <w:rPr>
          <w:rFonts w:ascii="Times New Roman" w:eastAsia="Times New Roman" w:hAnsi="Times New Roman" w:cs="Times New Roman"/>
          <w:sz w:val="24"/>
          <w:szCs w:val="24"/>
        </w:rPr>
        <w:t xml:space="preserve">: Evidence on the influence of polysubstance use (PSU) on substance use treatment (SUT) non-completion (i.e., treatment dropouts, spelled by misconduct) is limited, especially outside the Global North. Most studies on treatment outcomes exclude patients </w:t>
      </w:r>
      <w:r w:rsidR="003B3E36" w:rsidRPr="003B3E36">
        <w:rPr>
          <w:rFonts w:ascii="Times New Roman" w:eastAsia="Times New Roman" w:hAnsi="Times New Roman" w:cs="Times New Roman"/>
          <w:sz w:val="24"/>
          <w:szCs w:val="24"/>
        </w:rPr>
        <w:t>who report PSU or have a history of prior treatment, limiting their applicability to real-world settings</w:t>
      </w:r>
      <w:r>
        <w:rPr>
          <w:rFonts w:ascii="Times New Roman" w:eastAsia="Times New Roman" w:hAnsi="Times New Roman" w:cs="Times New Roman"/>
          <w:sz w:val="24"/>
          <w:szCs w:val="24"/>
        </w:rPr>
        <w:t>. Therefore, examining the association of reporting PSU in treatment non-completion across different treatment</w:t>
      </w:r>
      <w:r w:rsidR="00434873">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is crucial for improving treatment for these groups.</w:t>
      </w:r>
    </w:p>
    <w:p w14:paraId="00000011" w14:textId="77777777" w:rsidR="00E4483A" w:rsidRDefault="00000000">
      <w:pPr>
        <w:spacing w:line="480" w:lineRule="auto"/>
        <w:rPr>
          <w:rFonts w:ascii="Times New Roman" w:eastAsia="Times New Roman" w:hAnsi="Times New Roman" w:cs="Times New Roman"/>
          <w:color w:val="222222"/>
          <w:highlight w:val="white"/>
        </w:rPr>
      </w:pPr>
      <w:r>
        <w:rPr>
          <w:rFonts w:ascii="Times New Roman" w:eastAsia="Times New Roman" w:hAnsi="Times New Roman" w:cs="Times New Roman"/>
          <w:b/>
          <w:sz w:val="24"/>
          <w:szCs w:val="24"/>
        </w:rPr>
        <w:t>Methods</w:t>
      </w:r>
      <w:r>
        <w:rPr>
          <w:rFonts w:ascii="Times New Roman" w:eastAsia="Times New Roman" w:hAnsi="Times New Roman" w:cs="Times New Roman"/>
          <w:sz w:val="24"/>
          <w:szCs w:val="24"/>
        </w:rPr>
        <w:t xml:space="preserve">: This comprehensive retrospective cohort study used adult treatment records from the Chilean National Substance Use Agency (2010–2019) </w:t>
      </w:r>
      <w:r>
        <w:rPr>
          <w:rFonts w:ascii="Times New Roman" w:eastAsia="Times New Roman" w:hAnsi="Times New Roman" w:cs="Times New Roman"/>
        </w:rPr>
        <w:t>of</w:t>
      </w:r>
      <w:r>
        <w:rPr>
          <w:rFonts w:ascii="Times New Roman" w:eastAsia="Times New Roman" w:hAnsi="Times New Roman" w:cs="Times New Roman"/>
          <w:sz w:val="24"/>
          <w:szCs w:val="24"/>
        </w:rPr>
        <w:t xml:space="preserve"> 13,317 individuals with multiple treatments (30,988 episodes). The primary outcome was SUT non-completion (vs. completion).</w:t>
      </w: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sz w:val="24"/>
          <w:szCs w:val="24"/>
        </w:rPr>
        <w:t>Relative risk and 95% confidence intervals were obtained through Poisson general estimating equations using inverse intensity weighting and adjusting for socio demographics, mental health and substance use patterns. Analyses were stratified by baseline treatment settings, and homogeneity of associations was tested. Weights were derived from a Cox proportional hazards model of treatment visit intensity, using lagged covariates to address dependencies. Two models were conducted: for the first treatment episode (with no prior data), lagged dichotomized categorical covariates were fixed to either 0 (lag0) or 1 (lag1), and log-scaled previous days in treatment were set to 45 or 90 days, respectively.</w:t>
      </w:r>
    </w:p>
    <w:p w14:paraId="00000012" w14:textId="77777777" w:rsidR="00E4483A"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r>
        <w:rPr>
          <w:rFonts w:ascii="Times New Roman" w:eastAsia="Times New Roman" w:hAnsi="Times New Roman" w:cs="Times New Roman"/>
          <w:sz w:val="24"/>
          <w:szCs w:val="24"/>
        </w:rPr>
        <w:t>: The association between PSU and non-completion varied across treatment settings (Cochran's Q</w:t>
      </w:r>
      <w:r>
        <w:rPr>
          <w:rFonts w:ascii="Times New Roman" w:eastAsia="Times New Roman" w:hAnsi="Times New Roman" w:cs="Times New Roman"/>
          <w:sz w:val="24"/>
          <w:szCs w:val="24"/>
          <w:vertAlign w:val="subscript"/>
        </w:rPr>
        <w:t xml:space="preserve"> lag0</w:t>
      </w:r>
      <w:r>
        <w:rPr>
          <w:rFonts w:ascii="Times New Roman" w:eastAsia="Times New Roman" w:hAnsi="Times New Roman" w:cs="Times New Roman"/>
          <w:sz w:val="24"/>
          <w:szCs w:val="24"/>
        </w:rPr>
        <w:t>= 14.24, p= 0.007; Cochran's Q</w:t>
      </w:r>
      <w:r>
        <w:rPr>
          <w:rFonts w:ascii="Times New Roman" w:eastAsia="Times New Roman" w:hAnsi="Times New Roman" w:cs="Times New Roman"/>
          <w:sz w:val="24"/>
          <w:szCs w:val="24"/>
          <w:vertAlign w:val="subscript"/>
        </w:rPr>
        <w:t xml:space="preserve"> lag1</w:t>
      </w:r>
      <w:r>
        <w:rPr>
          <w:rFonts w:ascii="Times New Roman" w:eastAsia="Times New Roman" w:hAnsi="Times New Roman" w:cs="Times New Roman"/>
          <w:sz w:val="24"/>
          <w:szCs w:val="24"/>
        </w:rPr>
        <w:t>= 13.32, p= 0.010). Non-completion risk was higher in patients reporting PSU in general population intensive ambulatory (RR</w:t>
      </w:r>
      <w:r>
        <w:rPr>
          <w:rFonts w:ascii="Times New Roman" w:eastAsia="Times New Roman" w:hAnsi="Times New Roman" w:cs="Times New Roman"/>
          <w:sz w:val="24"/>
          <w:szCs w:val="24"/>
          <w:vertAlign w:val="subscript"/>
        </w:rPr>
        <w:t>lag0</w:t>
      </w:r>
      <w:r>
        <w:rPr>
          <w:rFonts w:ascii="Times New Roman" w:eastAsia="Times New Roman" w:hAnsi="Times New Roman" w:cs="Times New Roman"/>
          <w:sz w:val="24"/>
          <w:szCs w:val="24"/>
        </w:rPr>
        <w:t>=1.04 95%CI 1.01-1.07; RR</w:t>
      </w:r>
      <w:r>
        <w:rPr>
          <w:rFonts w:ascii="Times New Roman" w:eastAsia="Times New Roman" w:hAnsi="Times New Roman" w:cs="Times New Roman"/>
          <w:sz w:val="24"/>
          <w:szCs w:val="24"/>
          <w:vertAlign w:val="subscript"/>
        </w:rPr>
        <w:t>lag1</w:t>
      </w:r>
      <w:r>
        <w:rPr>
          <w:rFonts w:ascii="Times New Roman" w:eastAsia="Times New Roman" w:hAnsi="Times New Roman" w:cs="Times New Roman"/>
          <w:sz w:val="24"/>
          <w:szCs w:val="24"/>
        </w:rPr>
        <w:t xml:space="preserve">=1.04 95%CI 1.01-1.08) and in women-only </w:t>
      </w:r>
      <w:r>
        <w:rPr>
          <w:rFonts w:ascii="Times New Roman" w:eastAsia="Times New Roman" w:hAnsi="Times New Roman" w:cs="Times New Roman"/>
          <w:sz w:val="24"/>
          <w:szCs w:val="24"/>
        </w:rPr>
        <w:lastRenderedPageBreak/>
        <w:t>residential settings (RR</w:t>
      </w:r>
      <w:r>
        <w:rPr>
          <w:rFonts w:ascii="Times New Roman" w:eastAsia="Times New Roman" w:hAnsi="Times New Roman" w:cs="Times New Roman"/>
          <w:sz w:val="24"/>
          <w:szCs w:val="24"/>
          <w:vertAlign w:val="subscript"/>
        </w:rPr>
        <w:t>lag0</w:t>
      </w:r>
      <w:r>
        <w:rPr>
          <w:rFonts w:ascii="Times New Roman" w:eastAsia="Times New Roman" w:hAnsi="Times New Roman" w:cs="Times New Roman"/>
          <w:sz w:val="24"/>
          <w:szCs w:val="24"/>
        </w:rPr>
        <w:t>=1.15 95%CI 1.06-1.25; RR</w:t>
      </w:r>
      <w:r>
        <w:rPr>
          <w:rFonts w:ascii="Times New Roman" w:eastAsia="Times New Roman" w:hAnsi="Times New Roman" w:cs="Times New Roman"/>
          <w:sz w:val="24"/>
          <w:szCs w:val="24"/>
          <w:vertAlign w:val="subscript"/>
        </w:rPr>
        <w:t>lag1</w:t>
      </w:r>
      <w:r>
        <w:rPr>
          <w:rFonts w:ascii="Times New Roman" w:eastAsia="Times New Roman" w:hAnsi="Times New Roman" w:cs="Times New Roman"/>
          <w:sz w:val="24"/>
          <w:szCs w:val="24"/>
        </w:rPr>
        <w:t>= 1.13 95%CI 1.04-1.22) vs. patients not reporting PSU.</w:t>
      </w:r>
    </w:p>
    <w:p w14:paraId="00000013" w14:textId="24782955" w:rsidR="00E4483A"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Conclusions</w:t>
      </w:r>
      <w:r>
        <w:rPr>
          <w:rFonts w:ascii="Times New Roman" w:eastAsia="Times New Roman" w:hAnsi="Times New Roman" w:cs="Times New Roman"/>
          <w:sz w:val="24"/>
          <w:szCs w:val="24"/>
        </w:rPr>
        <w:t xml:space="preserve">: Reporting PSU was associated with a modest increase in SUT non-completion risk, especially in intensive ambulatory and women-only settings. This study, one of the few from outside the Global North, highlights the need for interventions for patients reporting PSU. These results can guide policies and clinical practices to address complex </w:t>
      </w:r>
      <w:r w:rsidR="00FF1551">
        <w:rPr>
          <w:rFonts w:ascii="Times New Roman" w:eastAsia="Times New Roman" w:hAnsi="Times New Roman" w:cs="Times New Roman"/>
          <w:sz w:val="24"/>
          <w:szCs w:val="24"/>
        </w:rPr>
        <w:t xml:space="preserve">treatment dynamics and </w:t>
      </w:r>
      <w:r>
        <w:rPr>
          <w:rFonts w:ascii="Times New Roman" w:eastAsia="Times New Roman" w:hAnsi="Times New Roman" w:cs="Times New Roman"/>
          <w:sz w:val="24"/>
          <w:szCs w:val="24"/>
        </w:rPr>
        <w:t xml:space="preserve">needs of patients </w:t>
      </w:r>
      <w:r w:rsidR="00FF1551">
        <w:rPr>
          <w:rFonts w:ascii="Times New Roman" w:eastAsia="Times New Roman" w:hAnsi="Times New Roman" w:cs="Times New Roman"/>
          <w:sz w:val="24"/>
          <w:szCs w:val="24"/>
        </w:rPr>
        <w:t xml:space="preserve">reporting PSU </w:t>
      </w:r>
      <w:r>
        <w:rPr>
          <w:rFonts w:ascii="Times New Roman" w:eastAsia="Times New Roman" w:hAnsi="Times New Roman" w:cs="Times New Roman"/>
          <w:sz w:val="24"/>
          <w:szCs w:val="24"/>
        </w:rPr>
        <w:t>and improve SUT outcomes.</w:t>
      </w:r>
    </w:p>
    <w:p w14:paraId="00000014" w14:textId="77777777" w:rsidR="00E4483A"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Keywords</w:t>
      </w:r>
      <w:r>
        <w:rPr>
          <w:rFonts w:ascii="Times New Roman" w:eastAsia="Times New Roman" w:hAnsi="Times New Roman" w:cs="Times New Roman"/>
          <w:sz w:val="24"/>
          <w:szCs w:val="24"/>
        </w:rPr>
        <w:t>: Polysubstance use; Substance use; Treatment non-completion; Administrative data; Chile.</w:t>
      </w:r>
    </w:p>
    <w:p w14:paraId="00000015" w14:textId="2AFCA591" w:rsidR="00E4483A"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Abstract words: 3</w:t>
      </w:r>
      <w:r w:rsidR="003B3E36">
        <w:rPr>
          <w:rFonts w:ascii="Times New Roman" w:eastAsia="Times New Roman" w:hAnsi="Times New Roman" w:cs="Times New Roman"/>
          <w:sz w:val="24"/>
          <w:szCs w:val="24"/>
        </w:rPr>
        <w:t>2</w:t>
      </w:r>
      <w:r w:rsidR="00FF1551">
        <w:rPr>
          <w:rFonts w:ascii="Times New Roman" w:eastAsia="Times New Roman" w:hAnsi="Times New Roman" w:cs="Times New Roman"/>
          <w:sz w:val="24"/>
          <w:szCs w:val="24"/>
        </w:rPr>
        <w:t>9</w:t>
      </w:r>
      <w:r>
        <w:rPr>
          <w:rFonts w:ascii="Times New Roman" w:eastAsia="Times New Roman" w:hAnsi="Times New Roman" w:cs="Times New Roman"/>
          <w:sz w:val="24"/>
          <w:szCs w:val="24"/>
        </w:rPr>
        <w:t>/350</w:t>
      </w:r>
    </w:p>
    <w:p w14:paraId="00000016" w14:textId="77777777" w:rsidR="00E4483A"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Manuscript words: </w:t>
      </w:r>
      <w:ins w:id="2" w:author="José Ruiz-Tagle" w:date="2024-12-30T22:04:00Z">
        <w:r>
          <w:rPr>
            <w:rFonts w:ascii="Times New Roman" w:eastAsia="Times New Roman" w:hAnsi="Times New Roman" w:cs="Times New Roman"/>
            <w:sz w:val="24"/>
            <w:szCs w:val="24"/>
          </w:rPr>
          <w:t>3770</w:t>
        </w:r>
      </w:ins>
      <w:del w:id="3" w:author="José Ruiz-Tagle" w:date="2024-12-30T22:04:00Z">
        <w:r>
          <w:rPr>
            <w:rFonts w:ascii="Times New Roman" w:eastAsia="Times New Roman" w:hAnsi="Times New Roman" w:cs="Times New Roman"/>
            <w:sz w:val="24"/>
            <w:szCs w:val="24"/>
          </w:rPr>
          <w:delText>4134</w:delText>
        </w:r>
      </w:del>
    </w:p>
    <w:p w14:paraId="00000017" w14:textId="77777777" w:rsidR="00E4483A" w:rsidRDefault="00000000">
      <w:pPr>
        <w:rPr>
          <w:rFonts w:ascii="Arial" w:eastAsia="Arial" w:hAnsi="Arial" w:cs="Arial"/>
          <w:color w:val="1F1F1F"/>
          <w:sz w:val="24"/>
          <w:szCs w:val="24"/>
        </w:rPr>
      </w:pPr>
      <w:r>
        <w:rPr>
          <w:rFonts w:ascii="Arial" w:eastAsia="Arial" w:hAnsi="Arial" w:cs="Arial"/>
          <w:color w:val="1F1F1F"/>
          <w:sz w:val="24"/>
          <w:szCs w:val="24"/>
          <w:highlight w:val="yellow"/>
        </w:rPr>
        <w:t>Abstracts should be 350 words or fewer, structured into sections describing the Introduction, Methods, Results, and Conclusions. Do not include in-text citations in the abstract.</w:t>
      </w:r>
    </w:p>
    <w:p w14:paraId="00000018" w14:textId="77777777" w:rsidR="00E4483A" w:rsidRDefault="00000000">
      <w:pPr>
        <w:numPr>
          <w:ilvl w:val="0"/>
          <w:numId w:val="1"/>
        </w:numPr>
        <w:pBdr>
          <w:top w:val="nil"/>
          <w:left w:val="nil"/>
          <w:bottom w:val="nil"/>
          <w:right w:val="nil"/>
          <w:between w:val="nil"/>
        </w:pBdr>
        <w:spacing w:after="0"/>
        <w:rPr>
          <w:rFonts w:ascii="Arial" w:eastAsia="Arial" w:hAnsi="Arial" w:cs="Arial"/>
          <w:color w:val="1F1F1F"/>
          <w:sz w:val="24"/>
          <w:szCs w:val="24"/>
        </w:rPr>
      </w:pPr>
      <w:r>
        <w:rPr>
          <w:rFonts w:ascii="Arial" w:eastAsia="Arial" w:hAnsi="Arial" w:cs="Arial"/>
          <w:color w:val="1F1F1F"/>
          <w:sz w:val="24"/>
          <w:szCs w:val="24"/>
        </w:rPr>
        <w:t>All figures (include relevant captions) in separate files</w:t>
      </w:r>
    </w:p>
    <w:p w14:paraId="00000019" w14:textId="77777777" w:rsidR="00E4483A" w:rsidRDefault="00000000">
      <w:pPr>
        <w:numPr>
          <w:ilvl w:val="0"/>
          <w:numId w:val="1"/>
        </w:numPr>
        <w:pBdr>
          <w:top w:val="nil"/>
          <w:left w:val="nil"/>
          <w:bottom w:val="nil"/>
          <w:right w:val="nil"/>
          <w:between w:val="nil"/>
        </w:pBdr>
        <w:spacing w:after="0" w:line="240" w:lineRule="auto"/>
        <w:jc w:val="left"/>
        <w:rPr>
          <w:rFonts w:ascii="Arial" w:eastAsia="Arial" w:hAnsi="Arial" w:cs="Arial"/>
          <w:color w:val="1F1F1F"/>
          <w:sz w:val="24"/>
          <w:szCs w:val="24"/>
        </w:rPr>
      </w:pPr>
      <w:r>
        <w:rPr>
          <w:rFonts w:ascii="Arial" w:eastAsia="Arial" w:hAnsi="Arial" w:cs="Arial"/>
          <w:color w:val="1F1F1F"/>
          <w:sz w:val="24"/>
          <w:szCs w:val="24"/>
        </w:rPr>
        <w:t>All tables (including titles, description, footnotes) in separate files</w:t>
      </w:r>
    </w:p>
    <w:p w14:paraId="0000001A" w14:textId="77777777" w:rsidR="00E4483A" w:rsidRDefault="00000000">
      <w:pPr>
        <w:spacing w:line="259" w:lineRule="auto"/>
        <w:jc w:val="left"/>
      </w:pPr>
      <w:r>
        <w:br w:type="page"/>
      </w:r>
    </w:p>
    <w:p w14:paraId="0000001B" w14:textId="77777777" w:rsidR="00E4483A" w:rsidRDefault="00000000">
      <w:pPr>
        <w:pStyle w:val="Ttulo1"/>
        <w:numPr>
          <w:ilvl w:val="0"/>
          <w:numId w:val="2"/>
        </w:numPr>
      </w:pPr>
      <w:r>
        <w:lastRenderedPageBreak/>
        <w:t>INTRODUCTION</w:t>
      </w:r>
    </w:p>
    <w:p w14:paraId="0000001C" w14:textId="77777777" w:rsidR="00E4483A" w:rsidRDefault="00000000">
      <w:pPr>
        <w:spacing w:line="480" w:lineRule="auto"/>
        <w:ind w:right="-2"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Polysubstance use (PSU) refers to the concurrent or sequential use of more than one substance, either unintentionally or intentionally </w:t>
      </w:r>
      <w:hyperlink r:id="rId9">
        <w:r>
          <w:rPr>
            <w:rFonts w:ascii="Times New Roman" w:eastAsia="Times New Roman" w:hAnsi="Times New Roman" w:cs="Times New Roman"/>
            <w:sz w:val="24"/>
            <w:szCs w:val="24"/>
          </w:rPr>
          <w:t>(Bunting et al., 2024; Quek et al., 2013)</w:t>
        </w:r>
      </w:hyperlink>
      <w:r>
        <w:rPr>
          <w:rFonts w:ascii="Times New Roman" w:eastAsia="Times New Roman" w:hAnsi="Times New Roman" w:cs="Times New Roman"/>
          <w:sz w:val="24"/>
          <w:szCs w:val="24"/>
        </w:rPr>
        <w:t xml:space="preserve">. People with substance use disorders (SUD) often engage in PSU during their lifetime </w:t>
      </w:r>
      <w:hyperlink r:id="rId10">
        <w:r>
          <w:rPr>
            <w:rFonts w:ascii="Times New Roman" w:eastAsia="Times New Roman" w:hAnsi="Times New Roman" w:cs="Times New Roman"/>
            <w:sz w:val="24"/>
            <w:szCs w:val="24"/>
          </w:rPr>
          <w:t>(Connor et al., 2014)</w:t>
        </w:r>
      </w:hyperlink>
      <w:r>
        <w:rPr>
          <w:rFonts w:ascii="Times New Roman" w:eastAsia="Times New Roman" w:hAnsi="Times New Roman" w:cs="Times New Roman"/>
          <w:sz w:val="24"/>
          <w:szCs w:val="24"/>
        </w:rPr>
        <w:t xml:space="preserve">. Importantly, individuals with PSU are a high-risk population due to higher mortality rates </w:t>
      </w:r>
      <w:hyperlink r:id="rId11">
        <w:r>
          <w:rPr>
            <w:rFonts w:ascii="Times New Roman" w:eastAsia="Times New Roman" w:hAnsi="Times New Roman" w:cs="Times New Roman"/>
            <w:sz w:val="24"/>
            <w:szCs w:val="24"/>
          </w:rPr>
          <w:t>(Gjersing &amp; Bretteville‐Jensen, 2018)</w:t>
        </w:r>
      </w:hyperlink>
      <w:r>
        <w:rPr>
          <w:rFonts w:ascii="Times New Roman" w:eastAsia="Times New Roman" w:hAnsi="Times New Roman" w:cs="Times New Roman"/>
          <w:sz w:val="24"/>
          <w:szCs w:val="24"/>
        </w:rPr>
        <w:t xml:space="preserve">, increased risk of relapse </w:t>
      </w:r>
      <w:hyperlink r:id="rId12">
        <w:r>
          <w:rPr>
            <w:rFonts w:ascii="Times New Roman" w:eastAsia="Times New Roman" w:hAnsi="Times New Roman" w:cs="Times New Roman"/>
            <w:sz w:val="24"/>
            <w:szCs w:val="24"/>
          </w:rPr>
          <w:t>(Chen et al., 2019; Hassan &amp; Le Foll, 2019)</w:t>
        </w:r>
      </w:hyperlink>
      <w:r>
        <w:rPr>
          <w:rFonts w:ascii="Times New Roman" w:eastAsia="Times New Roman" w:hAnsi="Times New Roman" w:cs="Times New Roman"/>
          <w:sz w:val="24"/>
          <w:szCs w:val="24"/>
        </w:rPr>
        <w:t xml:space="preserve">, and reduced responsiveness to substance use treatment </w:t>
      </w:r>
      <w:hyperlink r:id="rId13">
        <w:r>
          <w:rPr>
            <w:rFonts w:ascii="Times New Roman" w:eastAsia="Times New Roman" w:hAnsi="Times New Roman" w:cs="Times New Roman"/>
            <w:sz w:val="24"/>
            <w:szCs w:val="24"/>
          </w:rPr>
          <w:t>(Bonfiglio et al., 2022)</w:t>
        </w:r>
      </w:hyperlink>
      <w:r>
        <w:rPr>
          <w:rFonts w:ascii="Times New Roman" w:eastAsia="Times New Roman" w:hAnsi="Times New Roman" w:cs="Times New Roman"/>
          <w:sz w:val="24"/>
          <w:szCs w:val="24"/>
        </w:rPr>
        <w:t xml:space="preserve">. PSU might also be associated with risky sexual behavior </w:t>
      </w:r>
      <w:hyperlink r:id="rId14">
        <w:r>
          <w:rPr>
            <w:rFonts w:ascii="Times New Roman" w:eastAsia="Times New Roman" w:hAnsi="Times New Roman" w:cs="Times New Roman"/>
            <w:sz w:val="24"/>
            <w:szCs w:val="24"/>
          </w:rPr>
          <w:t>(Daskalopoulou et al., 2014; Sewell et al., 2017)</w:t>
        </w:r>
      </w:hyperlink>
      <w:r>
        <w:rPr>
          <w:rFonts w:ascii="Times New Roman" w:eastAsia="Times New Roman" w:hAnsi="Times New Roman" w:cs="Times New Roman"/>
          <w:sz w:val="24"/>
          <w:szCs w:val="24"/>
        </w:rPr>
        <w:t xml:space="preserve">, violence </w:t>
      </w:r>
      <w:hyperlink r:id="rId15">
        <w:r>
          <w:rPr>
            <w:rFonts w:ascii="Times New Roman" w:eastAsia="Times New Roman" w:hAnsi="Times New Roman" w:cs="Times New Roman"/>
            <w:sz w:val="24"/>
            <w:szCs w:val="24"/>
          </w:rPr>
          <w:t>(Choi et al., 2022; Steele &amp; Peralta, 2020)</w:t>
        </w:r>
      </w:hyperlink>
      <w:r>
        <w:rPr>
          <w:rFonts w:ascii="Times New Roman" w:eastAsia="Times New Roman" w:hAnsi="Times New Roman" w:cs="Times New Roman"/>
          <w:sz w:val="24"/>
          <w:szCs w:val="24"/>
        </w:rPr>
        <w:t xml:space="preserve">, and psychiatric comorbidities </w:t>
      </w:r>
      <w:hyperlink r:id="rId16">
        <w:r>
          <w:rPr>
            <w:rFonts w:ascii="Times New Roman" w:eastAsia="Times New Roman" w:hAnsi="Times New Roman" w:cs="Times New Roman"/>
            <w:sz w:val="24"/>
            <w:szCs w:val="24"/>
          </w:rPr>
          <w:t>(Mefodeva et al., 2022)</w:t>
        </w:r>
      </w:hyperlink>
      <w:r>
        <w:rPr>
          <w:rFonts w:ascii="Times New Roman" w:eastAsia="Times New Roman" w:hAnsi="Times New Roman" w:cs="Times New Roman"/>
          <w:sz w:val="24"/>
          <w:szCs w:val="24"/>
        </w:rPr>
        <w:t xml:space="preserve">. Over the last three decades, evidence has shown a significant increase in the number of patients with PSU in high-income countries from North America, Europe, and Oceania </w:t>
      </w:r>
      <w:hyperlink r:id="rId17">
        <w:r>
          <w:rPr>
            <w:rFonts w:ascii="Times New Roman" w:eastAsia="Times New Roman" w:hAnsi="Times New Roman" w:cs="Times New Roman"/>
            <w:sz w:val="24"/>
            <w:szCs w:val="24"/>
          </w:rPr>
          <w:t>(Bonfiglio et al., 2022)</w:t>
        </w:r>
      </w:hyperlink>
      <w:r>
        <w:rPr>
          <w:rFonts w:ascii="Times New Roman" w:eastAsia="Times New Roman" w:hAnsi="Times New Roman" w:cs="Times New Roman"/>
          <w:sz w:val="24"/>
          <w:szCs w:val="24"/>
        </w:rPr>
        <w:t xml:space="preserve">, highlighting the relevance of studying this topic. A meta-analysis of Global North studies on cocaine use found that over 70% of cocaine users concurrently consumed alcohol, and between 38% and 64% reported concurrent marijuana use </w:t>
      </w:r>
      <w:hyperlink r:id="rId18">
        <w:r>
          <w:rPr>
            <w:rFonts w:ascii="Times New Roman" w:eastAsia="Times New Roman" w:hAnsi="Times New Roman" w:cs="Times New Roman"/>
            <w:sz w:val="24"/>
            <w:szCs w:val="24"/>
          </w:rPr>
          <w:t>(Liu et al., 2018)</w:t>
        </w:r>
      </w:hyperlink>
      <w:r>
        <w:rPr>
          <w:rFonts w:ascii="Times New Roman" w:eastAsia="Times New Roman" w:hAnsi="Times New Roman" w:cs="Times New Roman"/>
          <w:sz w:val="24"/>
          <w:szCs w:val="24"/>
        </w:rPr>
        <w:t>. However, there remains a knowledge gap regarding the prevalence of PSU in the Global South.</w:t>
      </w:r>
    </w:p>
    <w:p w14:paraId="0000001D" w14:textId="77777777" w:rsidR="00E4483A" w:rsidRDefault="00000000">
      <w:pPr>
        <w:spacing w:line="480" w:lineRule="auto"/>
        <w:ind w:right="-2"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Moreover, evidence on the long-term consequences of reporting PSU on treatment outcomes is limited and mixed. Most studies have focused on the association between completing SUD treatment and long-term benefits, such as a lower risk of readmission to treatment </w:t>
      </w:r>
      <w:hyperlink r:id="rId19">
        <w:r>
          <w:rPr>
            <w:rFonts w:ascii="Times New Roman" w:eastAsia="Times New Roman" w:hAnsi="Times New Roman" w:cs="Times New Roman"/>
            <w:sz w:val="24"/>
            <w:szCs w:val="24"/>
          </w:rPr>
          <w:t>(Ruiz-Tagle Maturana et al., 2023)</w:t>
        </w:r>
      </w:hyperlink>
      <w:r>
        <w:rPr>
          <w:rFonts w:ascii="Times New Roman" w:eastAsia="Times New Roman" w:hAnsi="Times New Roman" w:cs="Times New Roman"/>
          <w:sz w:val="24"/>
          <w:szCs w:val="24"/>
        </w:rPr>
        <w:t xml:space="preserve"> and lower risk of relapse </w:t>
      </w:r>
      <w:hyperlink r:id="rId20">
        <w:r>
          <w:rPr>
            <w:rFonts w:ascii="Times New Roman" w:eastAsia="Times New Roman" w:hAnsi="Times New Roman" w:cs="Times New Roman"/>
            <w:sz w:val="24"/>
            <w:szCs w:val="24"/>
          </w:rPr>
          <w:t>(Andersson et al., 2019)</w:t>
        </w:r>
      </w:hyperlink>
      <w:r>
        <w:rPr>
          <w:rFonts w:ascii="Times New Roman" w:eastAsia="Times New Roman" w:hAnsi="Times New Roman" w:cs="Times New Roman"/>
          <w:sz w:val="24"/>
          <w:szCs w:val="24"/>
        </w:rPr>
        <w:t xml:space="preserve">. The lack of research on PSU is partly explained because most studies have focused on individual substances in isolation and have considered multiple substance use history as an exclusion criterion for clinical studies on treatment effectiveness </w:t>
      </w:r>
      <w:hyperlink r:id="rId21">
        <w:r>
          <w:rPr>
            <w:rFonts w:ascii="Times New Roman" w:eastAsia="Times New Roman" w:hAnsi="Times New Roman" w:cs="Times New Roman"/>
            <w:sz w:val="24"/>
            <w:szCs w:val="24"/>
          </w:rPr>
          <w:t>(Bonfiglio et al., 2022)</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Regarding treatment outcomes, some studies have found a higher likelihood of dropping out of treatment among patients reporting PSU </w:t>
      </w:r>
      <w:hyperlink r:id="rId22">
        <w:r>
          <w:rPr>
            <w:rFonts w:ascii="Times New Roman" w:eastAsia="Times New Roman" w:hAnsi="Times New Roman" w:cs="Times New Roman"/>
            <w:sz w:val="24"/>
            <w:szCs w:val="24"/>
          </w:rPr>
          <w:t>(Andersson et al., 2021; Levola et al., 2021)</w:t>
        </w:r>
      </w:hyperlink>
      <w:r>
        <w:rPr>
          <w:rFonts w:ascii="Times New Roman" w:eastAsia="Times New Roman" w:hAnsi="Times New Roman" w:cs="Times New Roman"/>
          <w:sz w:val="24"/>
          <w:szCs w:val="24"/>
        </w:rPr>
        <w:t xml:space="preserve">, while others have found no association </w:t>
      </w:r>
      <w:hyperlink r:id="rId23">
        <w:r>
          <w:rPr>
            <w:rFonts w:ascii="Times New Roman" w:eastAsia="Times New Roman" w:hAnsi="Times New Roman" w:cs="Times New Roman"/>
            <w:sz w:val="24"/>
            <w:szCs w:val="24"/>
          </w:rPr>
          <w:t>(Andersson et al., 2018)</w:t>
        </w:r>
      </w:hyperlink>
      <w:r>
        <w:rPr>
          <w:rFonts w:ascii="Times New Roman" w:eastAsia="Times New Roman" w:hAnsi="Times New Roman" w:cs="Times New Roman"/>
          <w:sz w:val="24"/>
          <w:szCs w:val="24"/>
        </w:rPr>
        <w:t xml:space="preserve"> or even lower non-completion rates </w:t>
      </w:r>
      <w:hyperlink r:id="rId24">
        <w:r>
          <w:rPr>
            <w:rFonts w:ascii="Times New Roman" w:eastAsia="Times New Roman" w:hAnsi="Times New Roman" w:cs="Times New Roman"/>
            <w:sz w:val="24"/>
            <w:szCs w:val="24"/>
          </w:rPr>
          <w:t>(Basu et al., 2017)</w:t>
        </w:r>
      </w:hyperlink>
      <w:r>
        <w:rPr>
          <w:rFonts w:ascii="Times New Roman" w:eastAsia="Times New Roman" w:hAnsi="Times New Roman" w:cs="Times New Roman"/>
          <w:sz w:val="24"/>
          <w:szCs w:val="24"/>
        </w:rPr>
        <w:t xml:space="preserve">. Therefore, it is crucial to determine the role of reporting PSU, including the patterns of PSU </w:t>
      </w:r>
      <w:hyperlink r:id="rId25">
        <w:r>
          <w:rPr>
            <w:rFonts w:ascii="Times New Roman" w:eastAsia="Times New Roman" w:hAnsi="Times New Roman" w:cs="Times New Roman"/>
            <w:sz w:val="24"/>
            <w:szCs w:val="24"/>
          </w:rPr>
          <w:t>(Bhondoekhan et al., 2023; Price et al., 2023)</w:t>
        </w:r>
      </w:hyperlink>
      <w:r>
        <w:rPr>
          <w:rFonts w:ascii="Times New Roman" w:eastAsia="Times New Roman" w:hAnsi="Times New Roman" w:cs="Times New Roman"/>
          <w:sz w:val="24"/>
          <w:szCs w:val="24"/>
        </w:rPr>
        <w:t xml:space="preserve">, in treatment non-completion to improve treatment effectiveness and research translatability </w:t>
      </w:r>
      <w:hyperlink r:id="rId26">
        <w:r>
          <w:rPr>
            <w:rFonts w:ascii="Times New Roman" w:eastAsia="Times New Roman" w:hAnsi="Times New Roman" w:cs="Times New Roman"/>
            <w:sz w:val="24"/>
            <w:szCs w:val="24"/>
          </w:rPr>
          <w:t>(Crummy et al., 2020)</w:t>
        </w:r>
      </w:hyperlink>
      <w:r>
        <w:rPr>
          <w:rFonts w:ascii="Times New Roman" w:eastAsia="Times New Roman" w:hAnsi="Times New Roman" w:cs="Times New Roman"/>
          <w:sz w:val="24"/>
          <w:szCs w:val="24"/>
        </w:rPr>
        <w:t>.</w:t>
      </w:r>
    </w:p>
    <w:p w14:paraId="0000001E" w14:textId="77777777" w:rsidR="00E4483A" w:rsidRDefault="00000000">
      <w:pPr>
        <w:spacing w:line="480" w:lineRule="auto"/>
        <w:ind w:right="-2" w:firstLine="567"/>
        <w:rPr>
          <w:rFonts w:ascii="Times New Roman" w:eastAsia="Times New Roman" w:hAnsi="Times New Roman" w:cs="Times New Roman"/>
          <w:sz w:val="24"/>
          <w:szCs w:val="24"/>
        </w:rPr>
      </w:pPr>
      <w:bookmarkStart w:id="4" w:name="_gjdgxs" w:colFirst="0" w:colLast="0"/>
      <w:bookmarkEnd w:id="4"/>
      <w:r>
        <w:rPr>
          <w:rFonts w:ascii="Times New Roman" w:eastAsia="Times New Roman" w:hAnsi="Times New Roman" w:cs="Times New Roman"/>
          <w:sz w:val="24"/>
          <w:szCs w:val="24"/>
        </w:rPr>
        <w:t xml:space="preserve">Moreover, the role of PSU in treatment effectiveness should be understood in the context of understanding addiction as a chronic condition in which a proportion of patients will transition across multiple treatments during their lifetime </w:t>
      </w:r>
      <w:hyperlink r:id="rId27">
        <w:r>
          <w:rPr>
            <w:rFonts w:ascii="Times New Roman" w:eastAsia="Times New Roman" w:hAnsi="Times New Roman" w:cs="Times New Roman"/>
            <w:sz w:val="24"/>
            <w:szCs w:val="24"/>
          </w:rPr>
          <w:t>(Bórquez et al., 2024; Fleury et al., 2016)</w:t>
        </w:r>
      </w:hyperlink>
      <w:r>
        <w:rPr>
          <w:rFonts w:ascii="Times New Roman" w:eastAsia="Times New Roman" w:hAnsi="Times New Roman" w:cs="Times New Roman"/>
          <w:sz w:val="24"/>
          <w:szCs w:val="24"/>
        </w:rPr>
        <w:t xml:space="preserve">. Patients with persistent SUD show different characteristics from those who no longer have a disorder after a single treatment or without any treatment </w:t>
      </w:r>
      <w:hyperlink r:id="rId28">
        <w:r>
          <w:rPr>
            <w:rFonts w:ascii="Times New Roman" w:eastAsia="Times New Roman" w:hAnsi="Times New Roman" w:cs="Times New Roman"/>
            <w:sz w:val="24"/>
            <w:szCs w:val="24"/>
          </w:rPr>
          <w:t>(Beaulieu et al., 2024a)</w:t>
        </w:r>
      </w:hyperlink>
      <w:r>
        <w:rPr>
          <w:rFonts w:ascii="Times New Roman" w:eastAsia="Times New Roman" w:hAnsi="Times New Roman" w:cs="Times New Roman"/>
          <w:sz w:val="24"/>
          <w:szCs w:val="24"/>
        </w:rPr>
        <w:t xml:space="preserve">. The latter requires developing empirical strategies to account for explanations other than causal associations (e.g., confounding). </w:t>
      </w:r>
      <w:commentRangeStart w:id="5"/>
      <w:r>
        <w:rPr>
          <w:rFonts w:ascii="Times New Roman" w:eastAsia="Times New Roman" w:hAnsi="Times New Roman" w:cs="Times New Roman"/>
          <w:sz w:val="24"/>
          <w:szCs w:val="24"/>
        </w:rPr>
        <w:t>This presents a methodological challenge, as studies on the relationship between PSU and treatment outcomes have overlooked these complex dynamics</w:t>
      </w:r>
      <w:commentRangeEnd w:id="5"/>
      <w:r>
        <w:commentReference w:id="5"/>
      </w:r>
      <w:r>
        <w:rPr>
          <w:rFonts w:ascii="Times New Roman" w:eastAsia="Times New Roman" w:hAnsi="Times New Roman" w:cs="Times New Roman"/>
          <w:sz w:val="24"/>
          <w:szCs w:val="24"/>
        </w:rPr>
        <w:t>.</w:t>
      </w:r>
    </w:p>
    <w:p w14:paraId="0000001F" w14:textId="77777777" w:rsidR="00E4483A" w:rsidRDefault="00000000">
      <w:pPr>
        <w:spacing w:line="480" w:lineRule="auto"/>
        <w:ind w:right="-2"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Additionally, these treatments are irregularly spaced but not random, as the time between treatments might be related to biopsychosocial and treatment-related factors. Hence, patients with worse outcomes in previous treatments might have different treatment intensities in the future, which may also explain treatment outcomes, such as completion or dropout </w:t>
      </w:r>
      <w:hyperlink r:id="rId29">
        <w:r>
          <w:rPr>
            <w:rFonts w:ascii="Times New Roman" w:eastAsia="Times New Roman" w:hAnsi="Times New Roman" w:cs="Times New Roman"/>
            <w:sz w:val="24"/>
            <w:szCs w:val="24"/>
          </w:rPr>
          <w:t>(Hansen et al., 2020; Vázquez-Real et al., 2022)</w:t>
        </w:r>
      </w:hyperlink>
      <w:r>
        <w:rPr>
          <w:rFonts w:ascii="Times New Roman" w:eastAsia="Times New Roman" w:hAnsi="Times New Roman" w:cs="Times New Roman"/>
          <w:sz w:val="24"/>
          <w:szCs w:val="24"/>
        </w:rPr>
        <w:t xml:space="preserve">. Observing individuals more frequently due to their specific characteristics, practices, contexts, or treatment trajectories </w:t>
      </w:r>
      <w:r>
        <w:rPr>
          <w:rFonts w:ascii="Times New Roman" w:eastAsia="Times New Roman" w:hAnsi="Times New Roman" w:cs="Times New Roman"/>
          <w:sz w:val="24"/>
          <w:szCs w:val="24"/>
        </w:rPr>
        <w:lastRenderedPageBreak/>
        <w:t>can lead to under- or overestimation of the association between PSU and treatment outcomes. However, limited research has considered this potential bias.</w:t>
      </w:r>
    </w:p>
    <w:p w14:paraId="00000020" w14:textId="77777777" w:rsidR="00E4483A" w:rsidRDefault="00000000">
      <w:pPr>
        <w:spacing w:line="480" w:lineRule="auto"/>
        <w:ind w:righ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Thus, this study aimed to estimate the association between having reported PSU and treatment non-completion (i.e., treatment dropouts or spelled by misconduct) across different treatment settings among adult patients admitted to multiple SUD treatment programs in Chile from 2010 to 2019, taking advantage of a large and high-quality administrative dataset that includes all treatment episodes of patients with public health insurance (~80% of the population) since its creation in 2010 up to 2022 </w:t>
      </w:r>
      <w:hyperlink r:id="rId30">
        <w:r>
          <w:rPr>
            <w:rFonts w:ascii="Times New Roman" w:eastAsia="Times New Roman" w:hAnsi="Times New Roman" w:cs="Times New Roman"/>
            <w:sz w:val="24"/>
            <w:szCs w:val="24"/>
          </w:rPr>
          <w:t>(Mateo Pinones et al., 2022)</w:t>
        </w:r>
      </w:hyperlink>
      <w:r>
        <w:rPr>
          <w:rFonts w:ascii="Times New Roman" w:eastAsia="Times New Roman" w:hAnsi="Times New Roman" w:cs="Times New Roman"/>
          <w:sz w:val="24"/>
          <w:szCs w:val="24"/>
        </w:rPr>
        <w:t>.</w:t>
      </w:r>
    </w:p>
    <w:p w14:paraId="00000021" w14:textId="77777777" w:rsidR="00E4483A" w:rsidRDefault="00000000">
      <w:pPr>
        <w:numPr>
          <w:ilvl w:val="1"/>
          <w:numId w:val="2"/>
        </w:numPr>
        <w:pBdr>
          <w:top w:val="nil"/>
          <w:left w:val="nil"/>
          <w:bottom w:val="nil"/>
          <w:right w:val="nil"/>
          <w:between w:val="nil"/>
        </w:pBdr>
        <w:spacing w:line="480" w:lineRule="auto"/>
        <w:ind w:right="-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Chilean context</w:t>
      </w:r>
    </w:p>
    <w:p w14:paraId="00000022" w14:textId="77777777" w:rsidR="00E4483A" w:rsidRDefault="00000000">
      <w:pPr>
        <w:spacing w:line="480" w:lineRule="auto"/>
        <w:ind w:right="-2"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Chile, treatments for adults with SUD are delivered in residential, intensive ambulatory, and basic ambulatory settings. Residential settings have a planned duration of around twelve months, however, it varies depending on patients’ needs, and are offered from five to seven days a week with at least five weekly interventions, while intensive ambulatory have a duration of six to eight months, with weekly sessions that have a duration of six hours and up to four interventions. Additionally, residential and intensive SUT programs offer two modalities: one for the general population and another designed for women, addressing needs such as pregnancy and childcare. In contrast, basic ambulatory settings offer only the general population modality. Like several Latin American countries and most South American nations, Chilean treatment services receive mostly patients with alcohol use disorder, followed by those with disorders related to the use of cocaine and cocaine base paste, cannabis, and pharmaceutical products. While the proportion of patients using opioids and injecting drug use is uncommon in the Latin American context </w:t>
      </w:r>
      <w:hyperlink r:id="rId31">
        <w:r>
          <w:rPr>
            <w:rFonts w:ascii="Times New Roman" w:eastAsia="Times New Roman" w:hAnsi="Times New Roman" w:cs="Times New Roman"/>
            <w:sz w:val="24"/>
            <w:szCs w:val="24"/>
          </w:rPr>
          <w:t>(Ruiz-Tagle Maturana et al., 2023)</w:t>
        </w:r>
      </w:hyperlink>
      <w:r>
        <w:rPr>
          <w:rFonts w:ascii="Times New Roman" w:eastAsia="Times New Roman" w:hAnsi="Times New Roman" w:cs="Times New Roman"/>
          <w:sz w:val="24"/>
          <w:szCs w:val="24"/>
        </w:rPr>
        <w:t xml:space="preserve">. Importantly, PSU is frequent in the Chilean population. A study conducted in a </w:t>
      </w:r>
      <w:r>
        <w:rPr>
          <w:rFonts w:ascii="Times New Roman" w:eastAsia="Times New Roman" w:hAnsi="Times New Roman" w:cs="Times New Roman"/>
          <w:sz w:val="24"/>
          <w:szCs w:val="24"/>
        </w:rPr>
        <w:lastRenderedPageBreak/>
        <w:t xml:space="preserve">Chilean hard-to-reach population that used cocaine base paste found that 47–66% had PSU </w:t>
      </w:r>
      <w:hyperlink r:id="rId32">
        <w:r>
          <w:rPr>
            <w:rFonts w:ascii="Times New Roman" w:eastAsia="Times New Roman" w:hAnsi="Times New Roman" w:cs="Times New Roman"/>
            <w:sz w:val="24"/>
            <w:szCs w:val="24"/>
          </w:rPr>
          <w:t>(Olivari et al., 2022)</w:t>
        </w:r>
      </w:hyperlink>
      <w:r>
        <w:rPr>
          <w:rFonts w:ascii="Times New Roman" w:eastAsia="Times New Roman" w:hAnsi="Times New Roman" w:cs="Times New Roman"/>
          <w:sz w:val="24"/>
          <w:szCs w:val="24"/>
        </w:rPr>
        <w:t xml:space="preserve">. Moreover, the Chilean Budgetary Office study found that two out of three patients admitted to substance use treatment reported PSU, highlighting the need for further research to determine whether treatments effectively address care priorities of patients with PSU </w:t>
      </w:r>
      <w:hyperlink r:id="rId33">
        <w:r>
          <w:rPr>
            <w:rFonts w:ascii="Times New Roman" w:eastAsia="Times New Roman" w:hAnsi="Times New Roman" w:cs="Times New Roman"/>
            <w:sz w:val="24"/>
            <w:szCs w:val="24"/>
          </w:rPr>
          <w:t>(DIPRES, 2017)</w:t>
        </w:r>
      </w:hyperlink>
      <w:r>
        <w:rPr>
          <w:rFonts w:ascii="Times New Roman" w:eastAsia="Times New Roman" w:hAnsi="Times New Roman" w:cs="Times New Roman"/>
          <w:sz w:val="24"/>
          <w:szCs w:val="24"/>
        </w:rPr>
        <w:t>.</w:t>
      </w:r>
    </w:p>
    <w:p w14:paraId="00000023" w14:textId="77777777" w:rsidR="00E4483A" w:rsidRDefault="00E4483A">
      <w:pPr>
        <w:spacing w:after="0" w:line="480" w:lineRule="auto"/>
        <w:ind w:firstLine="567"/>
        <w:rPr>
          <w:rFonts w:ascii="Times New Roman" w:eastAsia="Times New Roman" w:hAnsi="Times New Roman" w:cs="Times New Roman"/>
          <w:sz w:val="24"/>
          <w:szCs w:val="24"/>
        </w:rPr>
      </w:pPr>
    </w:p>
    <w:p w14:paraId="00000024" w14:textId="77777777" w:rsidR="00E4483A" w:rsidRDefault="00000000">
      <w:pPr>
        <w:pStyle w:val="Ttulo1"/>
        <w:numPr>
          <w:ilvl w:val="0"/>
          <w:numId w:val="2"/>
        </w:numPr>
      </w:pPr>
      <w:r>
        <w:t>MATERIAL AND METHODS</w:t>
      </w:r>
    </w:p>
    <w:p w14:paraId="00000025" w14:textId="77777777" w:rsidR="00E4483A" w:rsidRDefault="00000000">
      <w:pPr>
        <w:numPr>
          <w:ilvl w:val="1"/>
          <w:numId w:val="2"/>
        </w:numPr>
        <w:pBdr>
          <w:top w:val="nil"/>
          <w:left w:val="nil"/>
          <w:bottom w:val="nil"/>
          <w:right w:val="nil"/>
          <w:between w:val="nil"/>
        </w:pBdr>
        <w:tabs>
          <w:tab w:val="left" w:pos="567"/>
        </w:tabs>
        <w:spacing w:after="0" w:line="480" w:lineRule="auto"/>
        <w:ind w:right="-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Setting and participants</w:t>
      </w:r>
    </w:p>
    <w:p w14:paraId="00000026" w14:textId="2E97E7B3" w:rsidR="00E4483A" w:rsidRDefault="00000000">
      <w:pPr>
        <w:widowControl w:val="0"/>
        <w:spacing w:line="480" w:lineRule="auto"/>
        <w:ind w:right="-2" w:firstLine="567"/>
        <w:rPr>
          <w:rFonts w:ascii="Times New Roman" w:eastAsia="Times New Roman" w:hAnsi="Times New Roman" w:cs="Times New Roman"/>
          <w:sz w:val="24"/>
          <w:szCs w:val="24"/>
        </w:rPr>
      </w:pPr>
      <w:r w:rsidRPr="00770788">
        <w:rPr>
          <w:rFonts w:ascii="Times New Roman" w:eastAsia="Times New Roman" w:hAnsi="Times New Roman" w:cs="Times New Roman"/>
          <w:sz w:val="24"/>
          <w:szCs w:val="24"/>
        </w:rPr>
        <w:t>The design is a retrospective cohort study, using administrative records of adult patients (+18 years old) with SUD treatments from 2010 to 2019. Censoring occurred after the date of data retrieval (November 13, 2019). Patients with only one treatment episode (i.e., one treatment record) were excluded (See Supplemental Section</w:t>
      </w:r>
      <w:r>
        <w:rPr>
          <w:rFonts w:ascii="Times New Roman" w:eastAsia="Times New Roman" w:hAnsi="Times New Roman" w:cs="Times New Roman"/>
          <w:sz w:val="24"/>
          <w:szCs w:val="24"/>
        </w:rPr>
        <w:t xml:space="preserve"> 1 for details).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To account for variability by treatment setting, we stratified the analysis by baseline treatment: basic ambulatory (n=4,360), intensive ambulatory for the general population (GP) (n=4,998), GP residential (n=2,178), women-only (WO) intensive ambulatory (n=745), and WO residential (n=1,036). After excluding records of ongoing treatments and referrals outside the treatment network, 72,404 patients with 90,075 treatment episodes were selected. </w:t>
      </w:r>
      <w:commentRangeStart w:id="6"/>
      <w:commentRangeStart w:id="7"/>
      <w:r>
        <w:rPr>
          <w:rFonts w:ascii="Times New Roman" w:eastAsia="Times New Roman" w:hAnsi="Times New Roman" w:cs="Times New Roman"/>
          <w:sz w:val="24"/>
          <w:szCs w:val="24"/>
        </w:rPr>
        <w:t>We focused on patients who received more than one treatment</w:t>
      </w:r>
      <w:commentRangeEnd w:id="6"/>
      <w:r>
        <w:commentReference w:id="6"/>
      </w:r>
      <w:commentRangeEnd w:id="7"/>
      <w:r>
        <w:commentReference w:id="7"/>
      </w:r>
      <w:r>
        <w:rPr>
          <w:rFonts w:ascii="Times New Roman" w:eastAsia="Times New Roman" w:hAnsi="Times New Roman" w:cs="Times New Roman"/>
          <w:sz w:val="24"/>
          <w:szCs w:val="24"/>
        </w:rPr>
        <w:t xml:space="preserve"> (18%), identifying </w:t>
      </w:r>
      <w:commentRangeStart w:id="8"/>
      <w:r>
        <w:rPr>
          <w:rFonts w:ascii="Times New Roman" w:eastAsia="Times New Roman" w:hAnsi="Times New Roman" w:cs="Times New Roman"/>
          <w:sz w:val="24"/>
          <w:szCs w:val="24"/>
        </w:rPr>
        <w:t>13,317</w:t>
      </w:r>
      <w:commentRangeEnd w:id="8"/>
      <w:r>
        <w:commentReference w:id="8"/>
      </w:r>
      <w:r>
        <w:rPr>
          <w:rFonts w:ascii="Times New Roman" w:eastAsia="Times New Roman" w:hAnsi="Times New Roman" w:cs="Times New Roman"/>
          <w:sz w:val="24"/>
          <w:szCs w:val="24"/>
        </w:rPr>
        <w:t xml:space="preserve"> patients and </w:t>
      </w:r>
      <w:commentRangeStart w:id="9"/>
      <w:commentRangeStart w:id="10"/>
      <w:r>
        <w:rPr>
          <w:rFonts w:ascii="Times New Roman" w:eastAsia="Times New Roman" w:hAnsi="Times New Roman" w:cs="Times New Roman"/>
          <w:sz w:val="24"/>
          <w:szCs w:val="24"/>
        </w:rPr>
        <w:t xml:space="preserve">30,988 </w:t>
      </w:r>
      <w:commentRangeEnd w:id="9"/>
      <w:r>
        <w:commentReference w:id="9"/>
      </w:r>
      <w:commentRangeEnd w:id="10"/>
      <w:r>
        <w:commentReference w:id="10"/>
      </w:r>
      <w:r>
        <w:rPr>
          <w:rFonts w:ascii="Times New Roman" w:eastAsia="Times New Roman" w:hAnsi="Times New Roman" w:cs="Times New Roman"/>
          <w:sz w:val="24"/>
          <w:szCs w:val="24"/>
        </w:rPr>
        <w:t>treatment episodes. This study was approved by the Griffith University Human Research Ethics Committee (GUHREC GU Ref. No: 2022/919).</w:t>
      </w:r>
    </w:p>
    <w:p w14:paraId="00000027" w14:textId="77777777" w:rsidR="00E4483A" w:rsidRDefault="00000000">
      <w:pPr>
        <w:numPr>
          <w:ilvl w:val="1"/>
          <w:numId w:val="2"/>
        </w:numPr>
        <w:pBdr>
          <w:top w:val="nil"/>
          <w:left w:val="nil"/>
          <w:bottom w:val="nil"/>
          <w:right w:val="nil"/>
          <w:between w:val="nil"/>
        </w:pBdr>
        <w:tabs>
          <w:tab w:val="left" w:pos="567"/>
        </w:tabs>
        <w:spacing w:after="0" w:line="480" w:lineRule="auto"/>
        <w:ind w:right="-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Variables</w:t>
      </w:r>
    </w:p>
    <w:p w14:paraId="00000028" w14:textId="77777777" w:rsidR="00E4483A" w:rsidRDefault="00000000">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exposure variable was PSU at each admission, based on the presence of primary and secondary substances that met the criteria for SUD, evaluated in one or more clinical interviews </w:t>
      </w:r>
      <w:hyperlink r:id="rId34">
        <w:r>
          <w:rPr>
            <w:rFonts w:ascii="Times New Roman" w:eastAsia="Times New Roman" w:hAnsi="Times New Roman" w:cs="Times New Roman"/>
            <w:sz w:val="24"/>
            <w:szCs w:val="24"/>
          </w:rPr>
          <w:t>(Crummy et al., 2020; Font-Mayolas &amp; Calvo, 2022)</w:t>
        </w:r>
      </w:hyperlink>
      <w:r>
        <w:rPr>
          <w:rFonts w:ascii="Times New Roman" w:eastAsia="Times New Roman" w:hAnsi="Times New Roman" w:cs="Times New Roman"/>
          <w:sz w:val="24"/>
          <w:szCs w:val="24"/>
        </w:rPr>
        <w:t>.</w:t>
      </w:r>
    </w:p>
    <w:p w14:paraId="00000029" w14:textId="77777777" w:rsidR="00E4483A" w:rsidRDefault="00000000">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The outcome variable was SUD treatment outcome/non-completion (1=dropout or spelled by misconduct; 0=completed treatment). In addition, the models were adjusted for various baseline confounding variables related to substance use, demographics, and social factors.</w:t>
      </w:r>
    </w:p>
    <w:p w14:paraId="0000002A" w14:textId="77777777" w:rsidR="00E4483A" w:rsidRDefault="00000000">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covariates registered at admission to treatment were included in the model assessing the association between reported PSU and treatment non-completion status: age, birth year (to capture potential cohort effects), primary substance of the initial diagnosis (cocaine hydrochloride, cocaine base paste, marijuana, and other substances), psychiatric comorbidity (confirmed comorbidity or diagnosis unknown or under study), daily frequency of primary substance use, occupational status (inactive or unemployed), primary substance (cocaine hydrochloride, cocaine base paste, marijuana, and other substances), and biopsychosocial compromise. The biopsychosocial compromise is a holistic severity classification from clinical assessments that considers factors such as withdrawal symptoms, motivation to change, substance use patterns, social environment, and health symptoms. For further information about covariates, review Supplemental Section 2.</w:t>
      </w:r>
    </w:p>
    <w:p w14:paraId="0000002B" w14:textId="77777777" w:rsidR="00E4483A" w:rsidRDefault="00000000">
      <w:pPr>
        <w:numPr>
          <w:ilvl w:val="1"/>
          <w:numId w:val="2"/>
        </w:numPr>
        <w:pBdr>
          <w:top w:val="nil"/>
          <w:left w:val="nil"/>
          <w:bottom w:val="nil"/>
          <w:right w:val="nil"/>
          <w:between w:val="nil"/>
        </w:pBdr>
        <w:tabs>
          <w:tab w:val="left" w:pos="567"/>
        </w:tabs>
        <w:spacing w:after="0" w:line="480" w:lineRule="auto"/>
        <w:ind w:right="56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Missing data</w:t>
      </w:r>
    </w:p>
    <w:p w14:paraId="0000002C" w14:textId="77777777" w:rsidR="00E4483A" w:rsidRDefault="00000000">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the complex longitudinal structure of the data, a random-forest-based imputation was conducted using the </w:t>
      </w:r>
      <w:r>
        <w:rPr>
          <w:rFonts w:ascii="Times New Roman" w:eastAsia="Times New Roman" w:hAnsi="Times New Roman" w:cs="Times New Roman"/>
          <w:i/>
          <w:sz w:val="24"/>
          <w:szCs w:val="24"/>
        </w:rPr>
        <w:t>missRanger</w:t>
      </w:r>
      <w:r>
        <w:rPr>
          <w:rFonts w:ascii="Times New Roman" w:eastAsia="Times New Roman" w:hAnsi="Times New Roman" w:cs="Times New Roman"/>
          <w:sz w:val="24"/>
          <w:szCs w:val="24"/>
        </w:rPr>
        <w:t xml:space="preserve"> package. Three hundred trees were set with five candidate values of predictive matching (thus aiming for plausible imputations given predictor values), with a maximum of 50 iterations per chaining step. This imputation </w:t>
      </w:r>
      <w:r>
        <w:rPr>
          <w:rFonts w:ascii="Times New Roman" w:eastAsia="Times New Roman" w:hAnsi="Times New Roman" w:cs="Times New Roman"/>
          <w:sz w:val="24"/>
          <w:szCs w:val="24"/>
        </w:rPr>
        <w:lastRenderedPageBreak/>
        <w:t>procedure may circumvent the specification of interactions or nonparametric relationships and handle collinearity between imputation variables (Hong &amp; Lynn, 2020; Sheetal et al., 2023).</w:t>
      </w:r>
    </w:p>
    <w:p w14:paraId="0000002D" w14:textId="77777777" w:rsidR="00E4483A" w:rsidRDefault="00000000">
      <w:pPr>
        <w:numPr>
          <w:ilvl w:val="1"/>
          <w:numId w:val="2"/>
        </w:numPr>
        <w:pBdr>
          <w:top w:val="nil"/>
          <w:left w:val="nil"/>
          <w:bottom w:val="nil"/>
          <w:right w:val="nil"/>
          <w:between w:val="nil"/>
        </w:pBdr>
        <w:tabs>
          <w:tab w:val="left" w:pos="567"/>
        </w:tabs>
        <w:spacing w:after="0" w:line="480" w:lineRule="auto"/>
        <w:ind w:right="56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Bivariate analyses</w:t>
      </w:r>
    </w:p>
    <w:p w14:paraId="74763425" w14:textId="2042298B" w:rsidR="00F24354" w:rsidRDefault="00000000">
      <w:pPr>
        <w:spacing w:after="0" w:line="480" w:lineRule="auto"/>
        <w:ind w:firstLine="567"/>
        <w:rPr>
          <w:rFonts w:ascii="Times New Roman" w:eastAsia="Times New Roman" w:hAnsi="Times New Roman" w:cs="Times New Roman"/>
          <w:sz w:val="24"/>
          <w:szCs w:val="24"/>
        </w:rPr>
      </w:pPr>
      <w:bookmarkStart w:id="11" w:name="_30j0zll" w:colFirst="0" w:colLast="0"/>
      <w:bookmarkEnd w:id="11"/>
      <w:r w:rsidRPr="00E74B97">
        <w:rPr>
          <w:rFonts w:ascii="Times New Roman" w:eastAsia="Times New Roman" w:hAnsi="Times New Roman" w:cs="Times New Roman"/>
          <w:sz w:val="24"/>
          <w:szCs w:val="24"/>
        </w:rPr>
        <w:t xml:space="preserve">Differences between patients reporting and not reporting PSU at baseline were quantified using standardized mean differences (SMD). Chi-square (χ2) </w:t>
      </w:r>
      <w:r w:rsidR="00DC560D">
        <w:rPr>
          <w:rFonts w:ascii="Times New Roman" w:eastAsia="Times New Roman" w:hAnsi="Times New Roman" w:cs="Times New Roman"/>
          <w:sz w:val="24"/>
          <w:szCs w:val="24"/>
        </w:rPr>
        <w:t xml:space="preserve">and chi-square </w:t>
      </w:r>
      <w:r w:rsidR="00121187">
        <w:rPr>
          <w:rFonts w:ascii="Times New Roman" w:eastAsia="Times New Roman" w:hAnsi="Times New Roman" w:cs="Times New Roman"/>
          <w:sz w:val="24"/>
          <w:szCs w:val="24"/>
        </w:rPr>
        <w:t xml:space="preserve">standardized </w:t>
      </w:r>
      <w:r w:rsidR="00DC560D">
        <w:rPr>
          <w:rFonts w:ascii="Times New Roman" w:eastAsia="Times New Roman" w:hAnsi="Times New Roman" w:cs="Times New Roman"/>
          <w:sz w:val="24"/>
          <w:szCs w:val="24"/>
        </w:rPr>
        <w:t xml:space="preserve">residuals tests </w:t>
      </w:r>
      <w:r w:rsidRPr="00E74B97">
        <w:rPr>
          <w:rFonts w:ascii="Times New Roman" w:eastAsia="Times New Roman" w:hAnsi="Times New Roman" w:cs="Times New Roman"/>
          <w:sz w:val="24"/>
          <w:szCs w:val="24"/>
        </w:rPr>
        <w:t>were employed to compare the proportion of patients by baseline treatment setting, PSU and treatment completion</w:t>
      </w:r>
      <w:r w:rsidR="00DC560D">
        <w:rPr>
          <w:rFonts w:ascii="Times New Roman" w:eastAsia="Times New Roman" w:hAnsi="Times New Roman" w:cs="Times New Roman"/>
          <w:sz w:val="24"/>
          <w:szCs w:val="24"/>
        </w:rPr>
        <w:t>. T</w:t>
      </w:r>
      <w:r w:rsidR="00E60441" w:rsidRPr="00E60441">
        <w:rPr>
          <w:rFonts w:ascii="Times New Roman" w:eastAsia="Times New Roman" w:hAnsi="Times New Roman" w:cs="Times New Roman"/>
          <w:sz w:val="24"/>
          <w:szCs w:val="24"/>
        </w:rPr>
        <w:t>he statistical significance level was p value &lt;0.05.</w:t>
      </w:r>
    </w:p>
    <w:p w14:paraId="0000002F" w14:textId="4BCC3766" w:rsidR="00E4483A" w:rsidRDefault="00000000">
      <w:pPr>
        <w:spacing w:after="0"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Incidence rates (IR) were calculated per 1,000 person-months to explore the crude association between reporting PSU and treatment non-completion while accounting for heterogeneous follow-up times.</w:t>
      </w:r>
    </w:p>
    <w:p w14:paraId="00000030" w14:textId="77777777" w:rsidR="00E4483A" w:rsidRDefault="00000000">
      <w:pPr>
        <w:numPr>
          <w:ilvl w:val="1"/>
          <w:numId w:val="2"/>
        </w:numPr>
        <w:pBdr>
          <w:top w:val="nil"/>
          <w:left w:val="nil"/>
          <w:bottom w:val="nil"/>
          <w:right w:val="nil"/>
          <w:between w:val="nil"/>
        </w:pBdr>
        <w:tabs>
          <w:tab w:val="left" w:pos="567"/>
        </w:tabs>
        <w:spacing w:after="0" w:line="480" w:lineRule="auto"/>
        <w:ind w:right="56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Model adjustment</w:t>
      </w:r>
    </w:p>
    <w:p w14:paraId="00000031" w14:textId="3EBF3FEA" w:rsidR="00E4483A" w:rsidRPr="0004589B" w:rsidRDefault="00000000">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Marginal regression models were fitted to estimate the relative risk (RR) and 95% confidence intervals of non-completing SUD treatment among patients with or without PSU at admission using generalized estimating equations (GEE), assuming a Poisson distribution with a log-link function and an independent covariance </w:t>
      </w:r>
      <w:r w:rsidRPr="0004589B">
        <w:rPr>
          <w:rFonts w:ascii="Times New Roman" w:eastAsia="Times New Roman" w:hAnsi="Times New Roman" w:cs="Times New Roman"/>
          <w:sz w:val="24"/>
          <w:szCs w:val="24"/>
        </w:rPr>
        <w:t xml:space="preserve">structure </w:t>
      </w:r>
      <w:hyperlink r:id="rId35">
        <w:r w:rsidRPr="0004589B">
          <w:rPr>
            <w:rFonts w:ascii="Times New Roman" w:hAnsi="Times New Roman" w:cs="Times New Roman"/>
            <w:sz w:val="24"/>
            <w:szCs w:val="24"/>
          </w:rPr>
          <w:t>(Grafféo et al., 2018)</w:t>
        </w:r>
      </w:hyperlink>
      <w:r w:rsidRPr="0004589B">
        <w:rPr>
          <w:rFonts w:ascii="Times New Roman" w:eastAsia="Times New Roman" w:hAnsi="Times New Roman" w:cs="Times New Roman"/>
          <w:sz w:val="24"/>
          <w:szCs w:val="24"/>
        </w:rPr>
        <w:t>.</w:t>
      </w:r>
    </w:p>
    <w:p w14:paraId="00000032" w14:textId="086A9540" w:rsidR="00E4483A" w:rsidRDefault="00000000">
      <w:pPr>
        <w:spacing w:line="480" w:lineRule="auto"/>
        <w:ind w:right="-2"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Given that data collection was based on administrative records with varying frequencies of patient admissions and follow-up periods, the irregular timing of assessments was examined (See Supplemental Section 3). GEE models</w:t>
      </w:r>
      <w:r w:rsidR="0004589B">
        <w:rPr>
          <w:rFonts w:ascii="Times New Roman" w:eastAsia="Times New Roman" w:hAnsi="Times New Roman" w:cs="Times New Roman"/>
          <w:sz w:val="24"/>
          <w:szCs w:val="24"/>
        </w:rPr>
        <w:t xml:space="preserve"> were weighted</w:t>
      </w:r>
      <w:r>
        <w:rPr>
          <w:rFonts w:ascii="Times New Roman" w:eastAsia="Times New Roman" w:hAnsi="Times New Roman" w:cs="Times New Roman"/>
          <w:sz w:val="24"/>
          <w:szCs w:val="24"/>
        </w:rPr>
        <w:t xml:space="preserve"> using inverse intensity weights (IIW) to address the irregular patterns of admission to treatment. </w:t>
      </w:r>
      <w:commentRangeStart w:id="12"/>
      <w:commentRangeStart w:id="13"/>
      <w:commentRangeStart w:id="14"/>
      <w:r>
        <w:rPr>
          <w:rFonts w:ascii="Times New Roman" w:eastAsia="Times New Roman" w:hAnsi="Times New Roman" w:cs="Times New Roman"/>
          <w:sz w:val="24"/>
          <w:szCs w:val="24"/>
        </w:rPr>
        <w:t>Intensities were measured through Cox proportional hazards model to account for the time-to-event (e.g., remaining in treatment or being readmitted) as a counting process</w:t>
      </w:r>
      <w:commentRangeEnd w:id="12"/>
      <w:r>
        <w:commentReference w:id="12"/>
      </w:r>
      <w:commentRangeEnd w:id="13"/>
      <w:r>
        <w:commentReference w:id="13"/>
      </w:r>
      <w:commentRangeEnd w:id="14"/>
      <w:r>
        <w:commentReference w:id="14"/>
      </w:r>
      <w:r>
        <w:rPr>
          <w:rFonts w:ascii="Times New Roman" w:eastAsia="Times New Roman" w:hAnsi="Times New Roman" w:cs="Times New Roman"/>
          <w:sz w:val="24"/>
          <w:szCs w:val="24"/>
        </w:rPr>
        <w:t xml:space="preserve">, predicted by </w:t>
      </w:r>
      <w:r>
        <w:rPr>
          <w:rFonts w:ascii="Times New Roman" w:eastAsia="Times New Roman" w:hAnsi="Times New Roman" w:cs="Times New Roman"/>
          <w:sz w:val="24"/>
          <w:szCs w:val="24"/>
        </w:rPr>
        <w:lastRenderedPageBreak/>
        <w:t xml:space="preserve">covariates of the previous treatment episode. For the initial treatment episode where no previous information was available, lagged dichotomized categorical predictors (through </w:t>
      </w:r>
      <w:r>
        <w:rPr>
          <w:rFonts w:ascii="Times New Roman" w:eastAsia="Times New Roman" w:hAnsi="Times New Roman" w:cs="Times New Roman"/>
          <w:i/>
          <w:sz w:val="24"/>
          <w:szCs w:val="24"/>
        </w:rPr>
        <w:t>one hot encoding</w:t>
      </w:r>
      <w:r>
        <w:rPr>
          <w:rFonts w:ascii="Times New Roman" w:eastAsia="Times New Roman" w:hAnsi="Times New Roman" w:cs="Times New Roman"/>
          <w:sz w:val="24"/>
          <w:szCs w:val="24"/>
        </w:rPr>
        <w:t>) were fixed to either 0 (</w:t>
      </w:r>
      <w:r>
        <w:rPr>
          <w:rFonts w:ascii="Times New Roman" w:eastAsia="Times New Roman" w:hAnsi="Times New Roman" w:cs="Times New Roman"/>
          <w:i/>
          <w:sz w:val="24"/>
          <w:szCs w:val="24"/>
        </w:rPr>
        <w:t>lag0</w:t>
      </w:r>
      <w:r>
        <w:rPr>
          <w:rFonts w:ascii="Times New Roman" w:eastAsia="Times New Roman" w:hAnsi="Times New Roman" w:cs="Times New Roman"/>
          <w:sz w:val="24"/>
          <w:szCs w:val="24"/>
        </w:rPr>
        <w:t>) or 1 (</w:t>
      </w:r>
      <w:r>
        <w:rPr>
          <w:rFonts w:ascii="Times New Roman" w:eastAsia="Times New Roman" w:hAnsi="Times New Roman" w:cs="Times New Roman"/>
          <w:i/>
          <w:sz w:val="24"/>
          <w:szCs w:val="24"/>
        </w:rPr>
        <w:t>lag1</w:t>
      </w:r>
      <w:r>
        <w:rPr>
          <w:rFonts w:ascii="Times New Roman" w:eastAsia="Times New Roman" w:hAnsi="Times New Roman" w:cs="Times New Roman"/>
          <w:sz w:val="24"/>
          <w:szCs w:val="24"/>
        </w:rPr>
        <w:t xml:space="preserve">), and log-scaled continuous covariates of previous days in treatment were fixed to reference values of 45 or 90 days, respectively. These fixed covariate values allowed modelling different baseline scenarios (See Supplemental Section 4 for model specification). Heterogeneity tests were performed across treatment setting strata to examine effect measure modification in ratio metrics </w:t>
      </w:r>
      <w:hyperlink r:id="rId36">
        <w:r>
          <w:rPr>
            <w:rFonts w:ascii="Times New Roman" w:eastAsia="Times New Roman" w:hAnsi="Times New Roman" w:cs="Times New Roman"/>
            <w:sz w:val="24"/>
            <w:szCs w:val="24"/>
          </w:rPr>
          <w:t>(Kaufman &amp; MacLehose, 2013)</w:t>
        </w:r>
      </w:hyperlink>
      <w:r>
        <w:rPr>
          <w:rFonts w:ascii="Times New Roman" w:eastAsia="Times New Roman" w:hAnsi="Times New Roman" w:cs="Times New Roman"/>
          <w:sz w:val="24"/>
          <w:szCs w:val="24"/>
        </w:rPr>
        <w:t>.</w:t>
      </w:r>
    </w:p>
    <w:p w14:paraId="00000033" w14:textId="77777777" w:rsidR="00E4483A" w:rsidRDefault="00000000">
      <w:pPr>
        <w:numPr>
          <w:ilvl w:val="1"/>
          <w:numId w:val="2"/>
        </w:numPr>
        <w:pBdr>
          <w:top w:val="nil"/>
          <w:left w:val="nil"/>
          <w:bottom w:val="nil"/>
          <w:right w:val="nil"/>
          <w:between w:val="nil"/>
        </w:pBdr>
        <w:spacing w:line="480" w:lineRule="auto"/>
        <w:ind w:right="-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Sensitivity analyses</w:t>
      </w:r>
    </w:p>
    <w:p w14:paraId="00000034" w14:textId="77777777" w:rsidR="00E4483A" w:rsidRDefault="00000000">
      <w:pPr>
        <w:spacing w:line="480" w:lineRule="auto"/>
        <w:ind w:right="-2" w:firstLine="567"/>
        <w:rPr>
          <w:rFonts w:ascii="Times New Roman" w:eastAsia="Times New Roman" w:hAnsi="Times New Roman" w:cs="Times New Roman"/>
          <w:sz w:val="24"/>
          <w:szCs w:val="24"/>
        </w:rPr>
      </w:pPr>
      <w:bookmarkStart w:id="15" w:name="_1fob9te" w:colFirst="0" w:colLast="0"/>
      <w:bookmarkEnd w:id="15"/>
      <w:commentRangeStart w:id="16"/>
      <w:commentRangeStart w:id="17"/>
      <w:commentRangeStart w:id="18"/>
      <w:r>
        <w:rPr>
          <w:rFonts w:ascii="Times New Roman" w:eastAsia="Times New Roman" w:hAnsi="Times New Roman" w:cs="Times New Roman"/>
          <w:sz w:val="24"/>
          <w:szCs w:val="24"/>
        </w:rPr>
        <w:t>Sensitivity analyses were conducted through a traditional GEE model without weights. Also, to account for overdispersion of PSU reports, models with Negative Binomial distributions were tested using the Quasi-likelihood Information criterion for model selection.</w:t>
      </w:r>
      <w:commentRangeEnd w:id="16"/>
      <w:r>
        <w:commentReference w:id="16"/>
      </w:r>
      <w:commentRangeEnd w:id="17"/>
      <w:r>
        <w:commentReference w:id="17"/>
      </w:r>
      <w:commentRangeEnd w:id="18"/>
      <w:r>
        <w:commentReference w:id="18"/>
      </w:r>
      <w:r>
        <w:rPr>
          <w:rFonts w:ascii="Times New Roman" w:eastAsia="Times New Roman" w:hAnsi="Times New Roman" w:cs="Times New Roman"/>
          <w:sz w:val="24"/>
          <w:szCs w:val="24"/>
        </w:rPr>
        <w:t xml:space="preserve"> A third sensitivity analysis used the traditional GEE model without weights, and decomposing PSU status into three groups: patients showing PSU with alcohol as their secondary substance</w:t>
      </w:r>
      <w:r>
        <w:t xml:space="preserve"> </w:t>
      </w:r>
      <w:r>
        <w:rPr>
          <w:rFonts w:ascii="Times New Roman" w:eastAsia="Times New Roman" w:hAnsi="Times New Roman" w:cs="Times New Roman"/>
          <w:sz w:val="24"/>
          <w:szCs w:val="24"/>
        </w:rPr>
        <w:t>at admission, patients with PSU without alcohol as their secondary substance, and patients without PSU (See Supplemental Sections 5 &amp; 6). All analyses were performed in R v. 4.1.2 (R Core Team, Vienna).</w:t>
      </w:r>
    </w:p>
    <w:p w14:paraId="00000035" w14:textId="77777777" w:rsidR="00E4483A" w:rsidRDefault="00000000">
      <w:pPr>
        <w:numPr>
          <w:ilvl w:val="1"/>
          <w:numId w:val="2"/>
        </w:numPr>
        <w:pBdr>
          <w:top w:val="nil"/>
          <w:left w:val="nil"/>
          <w:bottom w:val="nil"/>
          <w:right w:val="nil"/>
          <w:between w:val="nil"/>
        </w:pBdr>
        <w:tabs>
          <w:tab w:val="left" w:pos="567"/>
        </w:tabs>
        <w:spacing w:after="0" w:line="480" w:lineRule="auto"/>
        <w:ind w:right="-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and code availability</w:t>
      </w:r>
    </w:p>
    <w:p w14:paraId="00000036" w14:textId="77777777" w:rsidR="00E4483A" w:rsidRDefault="00000000">
      <w:pPr>
        <w:spacing w:line="480" w:lineRule="auto"/>
        <w:ind w:right="-2"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Code &amp; markdowns are available here: bit.ly/4cE8gyf.</w:t>
      </w:r>
    </w:p>
    <w:p w14:paraId="00000037" w14:textId="77777777" w:rsidR="00E4483A" w:rsidRDefault="00000000">
      <w:pPr>
        <w:pStyle w:val="Ttulo1"/>
        <w:numPr>
          <w:ilvl w:val="0"/>
          <w:numId w:val="2"/>
        </w:numPr>
      </w:pPr>
      <w:r>
        <w:t>RESULTS</w:t>
      </w:r>
    </w:p>
    <w:p w14:paraId="00000038" w14:textId="77777777" w:rsidR="00E4483A" w:rsidRDefault="00000000">
      <w:pPr>
        <w:numPr>
          <w:ilvl w:val="1"/>
          <w:numId w:val="2"/>
        </w:num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Characteristics of the study sample</w:t>
      </w:r>
    </w:p>
    <w:p w14:paraId="00000039" w14:textId="77777777" w:rsidR="00E4483A" w:rsidRDefault="00000000">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Several key differences were notable among the individuals who reported PSU. In terms of demographics at baseline, patients with PSU, when compared to patients who reported single substance use, tend to be younger with a higher proportion of severe biopsychosocial compromise (44% vs 29%). In addition, they have a higher proportion of marijuana (35.3% vs 20.3%) as a primary substance at the first diagnosis, and cocaine base paste (54.8% vs 37.9%) as a primary substance at admission to treatment. A higher percentage of the participants were unemployed. These differences led to adjust for covariates to estimate the relative risk of treatment non-completion between patients who reported PSU and those who did not (Table 1).</w:t>
      </w:r>
    </w:p>
    <w:p w14:paraId="0000003A" w14:textId="77777777" w:rsidR="00E4483A" w:rsidRDefault="00000000">
      <w:pPr>
        <w:numPr>
          <w:ilvl w:val="1"/>
          <w:numId w:val="2"/>
        </w:num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Prevalence and incidence of PSU and treatment completion</w:t>
      </w:r>
    </w:p>
    <w:p w14:paraId="0000003B" w14:textId="4B29CF57" w:rsidR="00E4483A" w:rsidRDefault="00000000">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Focusing on patients with multiple treatment episodes (Figure 1), the data suggest that the strength and direction of the association between PSU and treatment completion vary across treatment settings. This variability indicates that a common association</w:t>
      </w:r>
      <w:r w:rsidR="00DC560D">
        <w:rPr>
          <w:rFonts w:ascii="Times New Roman" w:eastAsia="Times New Roman" w:hAnsi="Times New Roman" w:cs="Times New Roman"/>
          <w:sz w:val="24"/>
          <w:szCs w:val="24"/>
        </w:rPr>
        <w:t xml:space="preserve"> (</w:t>
      </w:r>
      <w:r w:rsidR="00DC560D" w:rsidRPr="00FC0BE4">
        <w:rPr>
          <w:rFonts w:ascii="Times New Roman" w:eastAsia="Times New Roman" w:hAnsi="Times New Roman" w:cs="Times New Roman"/>
          <w:sz w:val="24"/>
          <w:szCs w:val="24"/>
        </w:rPr>
        <w:t>χ²(</w:t>
      </w:r>
      <w:r w:rsidR="00DC560D">
        <w:rPr>
          <w:rFonts w:ascii="Times New Roman" w:eastAsia="Times New Roman" w:hAnsi="Times New Roman" w:cs="Times New Roman"/>
          <w:sz w:val="24"/>
          <w:szCs w:val="24"/>
        </w:rPr>
        <w:t>1</w:t>
      </w:r>
      <w:r w:rsidR="00DC560D" w:rsidRPr="00FC0BE4">
        <w:rPr>
          <w:rFonts w:ascii="Times New Roman" w:eastAsia="Times New Roman" w:hAnsi="Times New Roman" w:cs="Times New Roman"/>
          <w:sz w:val="24"/>
          <w:szCs w:val="24"/>
        </w:rPr>
        <w:t xml:space="preserve">) = </w:t>
      </w:r>
      <w:r w:rsidR="00DC560D">
        <w:rPr>
          <w:rFonts w:ascii="Times New Roman" w:eastAsia="Times New Roman" w:hAnsi="Times New Roman" w:cs="Times New Roman"/>
          <w:sz w:val="24"/>
          <w:szCs w:val="24"/>
        </w:rPr>
        <w:t>76</w:t>
      </w:r>
      <w:r w:rsidR="00DC560D" w:rsidRPr="00FC0BE4">
        <w:rPr>
          <w:rFonts w:ascii="Times New Roman" w:eastAsia="Times New Roman" w:hAnsi="Times New Roman" w:cs="Times New Roman"/>
          <w:sz w:val="24"/>
          <w:szCs w:val="24"/>
        </w:rPr>
        <w:t>.</w:t>
      </w:r>
      <w:r w:rsidR="00DC560D">
        <w:rPr>
          <w:rFonts w:ascii="Times New Roman" w:eastAsia="Times New Roman" w:hAnsi="Times New Roman" w:cs="Times New Roman"/>
          <w:sz w:val="24"/>
          <w:szCs w:val="24"/>
        </w:rPr>
        <w:t>04</w:t>
      </w:r>
      <w:r w:rsidR="00DC560D" w:rsidRPr="00FC0BE4">
        <w:rPr>
          <w:rFonts w:ascii="Times New Roman" w:eastAsia="Times New Roman" w:hAnsi="Times New Roman" w:cs="Times New Roman"/>
          <w:sz w:val="24"/>
          <w:szCs w:val="24"/>
        </w:rPr>
        <w:t>, p &lt; 0.001</w:t>
      </w:r>
      <w:r w:rsidR="00DC560D">
        <w:rPr>
          <w:rFonts w:ascii="Times New Roman" w:eastAsia="Times New Roman" w:hAnsi="Times New Roman" w:cs="Times New Roman"/>
          <w:sz w:val="24"/>
          <w:szCs w:val="24"/>
        </w:rPr>
        <w:t>)</w:t>
      </w:r>
      <w:r w:rsidR="001B6CCC">
        <w:rPr>
          <w:rFonts w:ascii="Times New Roman" w:eastAsia="Times New Roman" w:hAnsi="Times New Roman" w:cs="Times New Roman"/>
          <w:sz w:val="24"/>
          <w:szCs w:val="24"/>
        </w:rPr>
        <w:t xml:space="preserve"> among different baseline settings</w:t>
      </w:r>
      <w:r>
        <w:rPr>
          <w:rFonts w:ascii="Times New Roman" w:eastAsia="Times New Roman" w:hAnsi="Times New Roman" w:cs="Times New Roman"/>
          <w:sz w:val="24"/>
          <w:szCs w:val="24"/>
        </w:rPr>
        <w:t xml:space="preserve"> may be unreliable (Woolf test: χ²(4)= 13.74, p= 0.008).</w:t>
      </w:r>
      <w:r w:rsidR="004A7ABC">
        <w:rPr>
          <w:rFonts w:ascii="Times New Roman" w:eastAsia="Times New Roman" w:hAnsi="Times New Roman" w:cs="Times New Roman"/>
          <w:sz w:val="24"/>
          <w:szCs w:val="24"/>
        </w:rPr>
        <w:t xml:space="preserve"> </w:t>
      </w:r>
      <w:r w:rsidR="004A7ABC">
        <w:rPr>
          <w:rFonts w:ascii="Times New Roman" w:eastAsia="Times New Roman" w:hAnsi="Times New Roman" w:cs="Times New Roman"/>
          <w:sz w:val="24"/>
          <w:szCs w:val="24"/>
        </w:rPr>
        <w:t>S</w:t>
      </w:r>
      <w:r w:rsidR="004A7ABC" w:rsidRPr="004A7ABC">
        <w:rPr>
          <w:rFonts w:ascii="Times New Roman" w:eastAsia="Times New Roman" w:hAnsi="Times New Roman" w:cs="Times New Roman"/>
          <w:sz w:val="24"/>
          <w:szCs w:val="24"/>
        </w:rPr>
        <w:t>pecifically</w:t>
      </w:r>
      <w:r w:rsidR="004A7ABC">
        <w:rPr>
          <w:rFonts w:ascii="Times New Roman" w:eastAsia="Times New Roman" w:hAnsi="Times New Roman" w:cs="Times New Roman"/>
          <w:sz w:val="24"/>
          <w:szCs w:val="24"/>
        </w:rPr>
        <w:t>,</w:t>
      </w:r>
      <w:r w:rsidR="004A7ABC">
        <w:rPr>
          <w:rFonts w:ascii="Times New Roman" w:eastAsia="Times New Roman" w:hAnsi="Times New Roman" w:cs="Times New Roman"/>
          <w:sz w:val="24"/>
          <w:szCs w:val="24"/>
        </w:rPr>
        <w:t xml:space="preserve"> there is no evidence of an association within patients in baseline residential general-population (</w:t>
      </w:r>
      <w:r w:rsidR="004A7ABC">
        <w:rPr>
          <w:rFonts w:ascii="Times New Roman" w:eastAsia="Times New Roman" w:hAnsi="Times New Roman" w:cs="Times New Roman"/>
          <w:sz w:val="24"/>
          <w:szCs w:val="24"/>
        </w:rPr>
        <w:t>χ²(</w:t>
      </w:r>
      <w:r w:rsidR="004A7ABC">
        <w:rPr>
          <w:rFonts w:ascii="Times New Roman" w:eastAsia="Times New Roman" w:hAnsi="Times New Roman" w:cs="Times New Roman"/>
          <w:sz w:val="24"/>
          <w:szCs w:val="24"/>
        </w:rPr>
        <w:t>1</w:t>
      </w:r>
      <w:r w:rsidR="004A7ABC">
        <w:rPr>
          <w:rFonts w:ascii="Times New Roman" w:eastAsia="Times New Roman" w:hAnsi="Times New Roman" w:cs="Times New Roman"/>
          <w:sz w:val="24"/>
          <w:szCs w:val="24"/>
        </w:rPr>
        <w:t xml:space="preserve">)= </w:t>
      </w:r>
      <w:r w:rsidR="004A7ABC">
        <w:rPr>
          <w:rFonts w:ascii="Times New Roman" w:eastAsia="Times New Roman" w:hAnsi="Times New Roman" w:cs="Times New Roman"/>
          <w:sz w:val="24"/>
          <w:szCs w:val="24"/>
        </w:rPr>
        <w:t>0.57</w:t>
      </w:r>
      <w:r w:rsidR="004A7ABC">
        <w:rPr>
          <w:rFonts w:ascii="Times New Roman" w:eastAsia="Times New Roman" w:hAnsi="Times New Roman" w:cs="Times New Roman"/>
          <w:sz w:val="24"/>
          <w:szCs w:val="24"/>
        </w:rPr>
        <w:t>, p</w:t>
      </w:r>
      <w:r w:rsidR="004A7ABC">
        <w:rPr>
          <w:rFonts w:ascii="Times New Roman" w:eastAsia="Times New Roman" w:hAnsi="Times New Roman" w:cs="Times New Roman"/>
          <w:sz w:val="24"/>
          <w:szCs w:val="24"/>
        </w:rPr>
        <w:t>=</w:t>
      </w:r>
      <w:r w:rsidR="004A7ABC">
        <w:rPr>
          <w:rFonts w:ascii="Times New Roman" w:eastAsia="Times New Roman" w:hAnsi="Times New Roman" w:cs="Times New Roman"/>
          <w:sz w:val="24"/>
          <w:szCs w:val="24"/>
        </w:rPr>
        <w:t>0.</w:t>
      </w:r>
      <w:r w:rsidR="004A7ABC">
        <w:rPr>
          <w:rFonts w:ascii="Times New Roman" w:eastAsia="Times New Roman" w:hAnsi="Times New Roman" w:cs="Times New Roman"/>
          <w:sz w:val="24"/>
          <w:szCs w:val="24"/>
        </w:rPr>
        <w:t>418) and in women-specific intensive ambulatory settings (</w:t>
      </w:r>
      <w:r w:rsidR="004A7ABC">
        <w:rPr>
          <w:rFonts w:ascii="Times New Roman" w:eastAsia="Times New Roman" w:hAnsi="Times New Roman" w:cs="Times New Roman"/>
          <w:sz w:val="24"/>
          <w:szCs w:val="24"/>
        </w:rPr>
        <w:t>χ²(</w:t>
      </w:r>
      <w:r w:rsidR="004A7ABC">
        <w:rPr>
          <w:rFonts w:ascii="Times New Roman" w:eastAsia="Times New Roman" w:hAnsi="Times New Roman" w:cs="Times New Roman"/>
          <w:sz w:val="24"/>
          <w:szCs w:val="24"/>
        </w:rPr>
        <w:t>1</w:t>
      </w:r>
      <w:r w:rsidR="004A7ABC">
        <w:rPr>
          <w:rFonts w:ascii="Times New Roman" w:eastAsia="Times New Roman" w:hAnsi="Times New Roman" w:cs="Times New Roman"/>
          <w:sz w:val="24"/>
          <w:szCs w:val="24"/>
        </w:rPr>
        <w:t xml:space="preserve">)= </w:t>
      </w:r>
      <w:r w:rsidR="004A7ABC">
        <w:rPr>
          <w:rFonts w:ascii="Times New Roman" w:eastAsia="Times New Roman" w:hAnsi="Times New Roman" w:cs="Times New Roman"/>
          <w:sz w:val="24"/>
          <w:szCs w:val="24"/>
        </w:rPr>
        <w:t>2</w:t>
      </w:r>
      <w:r w:rsidR="004A7ABC">
        <w:rPr>
          <w:rFonts w:ascii="Times New Roman" w:eastAsia="Times New Roman" w:hAnsi="Times New Roman" w:cs="Times New Roman"/>
          <w:sz w:val="24"/>
          <w:szCs w:val="24"/>
        </w:rPr>
        <w:t>.</w:t>
      </w:r>
      <w:r w:rsidR="004A7ABC">
        <w:rPr>
          <w:rFonts w:ascii="Times New Roman" w:eastAsia="Times New Roman" w:hAnsi="Times New Roman" w:cs="Times New Roman"/>
          <w:sz w:val="24"/>
          <w:szCs w:val="24"/>
        </w:rPr>
        <w:t>82</w:t>
      </w:r>
      <w:r w:rsidR="004A7ABC">
        <w:rPr>
          <w:rFonts w:ascii="Times New Roman" w:eastAsia="Times New Roman" w:hAnsi="Times New Roman" w:cs="Times New Roman"/>
          <w:sz w:val="24"/>
          <w:szCs w:val="24"/>
        </w:rPr>
        <w:t>, p</w:t>
      </w:r>
      <w:r w:rsidR="004A7ABC">
        <w:rPr>
          <w:rFonts w:ascii="Times New Roman" w:eastAsia="Times New Roman" w:hAnsi="Times New Roman" w:cs="Times New Roman"/>
          <w:sz w:val="24"/>
          <w:szCs w:val="24"/>
        </w:rPr>
        <w:t>=</w:t>
      </w:r>
      <w:r w:rsidR="004A7ABC">
        <w:rPr>
          <w:rFonts w:ascii="Times New Roman" w:eastAsia="Times New Roman" w:hAnsi="Times New Roman" w:cs="Times New Roman"/>
          <w:sz w:val="24"/>
          <w:szCs w:val="24"/>
        </w:rPr>
        <w:t>0.</w:t>
      </w:r>
      <w:r w:rsidR="004A7ABC">
        <w:rPr>
          <w:rFonts w:ascii="Times New Roman" w:eastAsia="Times New Roman" w:hAnsi="Times New Roman" w:cs="Times New Roman"/>
          <w:sz w:val="24"/>
          <w:szCs w:val="24"/>
        </w:rPr>
        <w:t>092). In contrast, an association was found within patients in general-population basic ambulatory (</w:t>
      </w:r>
      <w:r w:rsidR="004A7ABC">
        <w:rPr>
          <w:rFonts w:ascii="Times New Roman" w:eastAsia="Times New Roman" w:hAnsi="Times New Roman" w:cs="Times New Roman"/>
          <w:sz w:val="24"/>
          <w:szCs w:val="24"/>
        </w:rPr>
        <w:t xml:space="preserve">χ²(1)= </w:t>
      </w:r>
      <w:r w:rsidR="004A7ABC">
        <w:rPr>
          <w:rFonts w:ascii="Times New Roman" w:eastAsia="Times New Roman" w:hAnsi="Times New Roman" w:cs="Times New Roman"/>
          <w:sz w:val="24"/>
          <w:szCs w:val="24"/>
        </w:rPr>
        <w:t>36</w:t>
      </w:r>
      <w:r w:rsidR="004A7ABC">
        <w:rPr>
          <w:rFonts w:ascii="Times New Roman" w:eastAsia="Times New Roman" w:hAnsi="Times New Roman" w:cs="Times New Roman"/>
          <w:sz w:val="24"/>
          <w:szCs w:val="24"/>
        </w:rPr>
        <w:t>.</w:t>
      </w:r>
      <w:r w:rsidR="004A7ABC">
        <w:rPr>
          <w:rFonts w:ascii="Times New Roman" w:eastAsia="Times New Roman" w:hAnsi="Times New Roman" w:cs="Times New Roman"/>
          <w:sz w:val="24"/>
          <w:szCs w:val="24"/>
        </w:rPr>
        <w:t>39</w:t>
      </w:r>
      <w:r w:rsidR="004A7ABC">
        <w:rPr>
          <w:rFonts w:ascii="Times New Roman" w:eastAsia="Times New Roman" w:hAnsi="Times New Roman" w:cs="Times New Roman"/>
          <w:sz w:val="24"/>
          <w:szCs w:val="24"/>
        </w:rPr>
        <w:t>, p</w:t>
      </w:r>
      <w:r w:rsidR="004A7ABC">
        <w:rPr>
          <w:rFonts w:ascii="Times New Roman" w:eastAsia="Times New Roman" w:hAnsi="Times New Roman" w:cs="Times New Roman"/>
          <w:sz w:val="24"/>
          <w:szCs w:val="24"/>
        </w:rPr>
        <w:t>&lt;</w:t>
      </w:r>
      <w:r w:rsidR="004A7ABC">
        <w:rPr>
          <w:rFonts w:ascii="Times New Roman" w:eastAsia="Times New Roman" w:hAnsi="Times New Roman" w:cs="Times New Roman"/>
          <w:sz w:val="24"/>
          <w:szCs w:val="24"/>
        </w:rPr>
        <w:t>0.</w:t>
      </w:r>
      <w:r w:rsidR="004A7ABC">
        <w:rPr>
          <w:rFonts w:ascii="Times New Roman" w:eastAsia="Times New Roman" w:hAnsi="Times New Roman" w:cs="Times New Roman"/>
          <w:sz w:val="24"/>
          <w:szCs w:val="24"/>
        </w:rPr>
        <w:t>001) general-population intensive ambulatory (</w:t>
      </w:r>
      <w:r w:rsidR="004A7ABC">
        <w:rPr>
          <w:rFonts w:ascii="Times New Roman" w:eastAsia="Times New Roman" w:hAnsi="Times New Roman" w:cs="Times New Roman"/>
          <w:sz w:val="24"/>
          <w:szCs w:val="24"/>
        </w:rPr>
        <w:t xml:space="preserve">χ²(1)= </w:t>
      </w:r>
      <w:r w:rsidR="004A7ABC">
        <w:rPr>
          <w:rFonts w:ascii="Times New Roman" w:eastAsia="Times New Roman" w:hAnsi="Times New Roman" w:cs="Times New Roman"/>
          <w:sz w:val="24"/>
          <w:szCs w:val="24"/>
        </w:rPr>
        <w:t>45</w:t>
      </w:r>
      <w:r w:rsidR="004A7ABC">
        <w:rPr>
          <w:rFonts w:ascii="Times New Roman" w:eastAsia="Times New Roman" w:hAnsi="Times New Roman" w:cs="Times New Roman"/>
          <w:sz w:val="24"/>
          <w:szCs w:val="24"/>
        </w:rPr>
        <w:t>.</w:t>
      </w:r>
      <w:r w:rsidR="004A7ABC">
        <w:rPr>
          <w:rFonts w:ascii="Times New Roman" w:eastAsia="Times New Roman" w:hAnsi="Times New Roman" w:cs="Times New Roman"/>
          <w:sz w:val="24"/>
          <w:szCs w:val="24"/>
        </w:rPr>
        <w:t>06</w:t>
      </w:r>
      <w:r w:rsidR="004A7ABC">
        <w:rPr>
          <w:rFonts w:ascii="Times New Roman" w:eastAsia="Times New Roman" w:hAnsi="Times New Roman" w:cs="Times New Roman"/>
          <w:sz w:val="24"/>
          <w:szCs w:val="24"/>
        </w:rPr>
        <w:t>, p&lt;0.001</w:t>
      </w:r>
      <w:r w:rsidR="004A7ABC">
        <w:rPr>
          <w:rFonts w:ascii="Times New Roman" w:eastAsia="Times New Roman" w:hAnsi="Times New Roman" w:cs="Times New Roman"/>
          <w:sz w:val="24"/>
          <w:szCs w:val="24"/>
        </w:rPr>
        <w:t>), and women-specific residential settings (</w:t>
      </w:r>
      <w:r w:rsidR="004A7ABC">
        <w:rPr>
          <w:rFonts w:ascii="Times New Roman" w:eastAsia="Times New Roman" w:hAnsi="Times New Roman" w:cs="Times New Roman"/>
          <w:sz w:val="24"/>
          <w:szCs w:val="24"/>
        </w:rPr>
        <w:t xml:space="preserve">χ²(1)= </w:t>
      </w:r>
      <w:r w:rsidR="004A7ABC">
        <w:rPr>
          <w:rFonts w:ascii="Times New Roman" w:eastAsia="Times New Roman" w:hAnsi="Times New Roman" w:cs="Times New Roman"/>
          <w:sz w:val="24"/>
          <w:szCs w:val="24"/>
        </w:rPr>
        <w:t>22</w:t>
      </w:r>
      <w:r w:rsidR="004A7ABC">
        <w:rPr>
          <w:rFonts w:ascii="Times New Roman" w:eastAsia="Times New Roman" w:hAnsi="Times New Roman" w:cs="Times New Roman"/>
          <w:sz w:val="24"/>
          <w:szCs w:val="24"/>
        </w:rPr>
        <w:t>.</w:t>
      </w:r>
      <w:r w:rsidR="004A7ABC">
        <w:rPr>
          <w:rFonts w:ascii="Times New Roman" w:eastAsia="Times New Roman" w:hAnsi="Times New Roman" w:cs="Times New Roman"/>
          <w:sz w:val="24"/>
          <w:szCs w:val="24"/>
        </w:rPr>
        <w:t>4</w:t>
      </w:r>
      <w:r w:rsidR="004A7ABC">
        <w:rPr>
          <w:rFonts w:ascii="Times New Roman" w:eastAsia="Times New Roman" w:hAnsi="Times New Roman" w:cs="Times New Roman"/>
          <w:sz w:val="24"/>
          <w:szCs w:val="24"/>
        </w:rPr>
        <w:t>6, p&lt;0.001</w:t>
      </w:r>
      <w:r w:rsidR="004A7AB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4A7ABC">
        <w:rPr>
          <w:rFonts w:ascii="Times New Roman" w:eastAsia="Times New Roman" w:hAnsi="Times New Roman" w:cs="Times New Roman"/>
          <w:sz w:val="24"/>
          <w:szCs w:val="24"/>
        </w:rPr>
        <w:t>F</w:t>
      </w:r>
      <w:r w:rsidR="004A7ABC" w:rsidRPr="004A7ABC">
        <w:rPr>
          <w:rFonts w:ascii="Times New Roman" w:eastAsia="Times New Roman" w:hAnsi="Times New Roman" w:cs="Times New Roman"/>
          <w:sz w:val="24"/>
          <w:szCs w:val="24"/>
        </w:rPr>
        <w:t>rom another perspective</w:t>
      </w:r>
      <w:r w:rsidR="004A7ABC">
        <w:rPr>
          <w:rFonts w:ascii="Times New Roman" w:eastAsia="Times New Roman" w:hAnsi="Times New Roman" w:cs="Times New Roman"/>
          <w:sz w:val="24"/>
          <w:szCs w:val="24"/>
        </w:rPr>
        <w:t>, n</w:t>
      </w:r>
      <w:r w:rsidR="0050519B">
        <w:rPr>
          <w:rFonts w:ascii="Times New Roman" w:eastAsia="Times New Roman" w:hAnsi="Times New Roman" w:cs="Times New Roman"/>
          <w:sz w:val="24"/>
          <w:szCs w:val="24"/>
        </w:rPr>
        <w:t>on-completion was associated with baseline treatment setting (</w:t>
      </w:r>
      <w:r w:rsidR="0050519B">
        <w:rPr>
          <w:rFonts w:ascii="Times New Roman" w:eastAsia="Times New Roman" w:hAnsi="Times New Roman" w:cs="Times New Roman"/>
          <w:sz w:val="24"/>
          <w:szCs w:val="24"/>
        </w:rPr>
        <w:t>χ²(4)= 1</w:t>
      </w:r>
      <w:r w:rsidR="0050519B">
        <w:rPr>
          <w:rFonts w:ascii="Times New Roman" w:eastAsia="Times New Roman" w:hAnsi="Times New Roman" w:cs="Times New Roman"/>
          <w:sz w:val="24"/>
          <w:szCs w:val="24"/>
        </w:rPr>
        <w:t>77</w:t>
      </w:r>
      <w:r w:rsidR="0050519B">
        <w:rPr>
          <w:rFonts w:ascii="Times New Roman" w:eastAsia="Times New Roman" w:hAnsi="Times New Roman" w:cs="Times New Roman"/>
          <w:sz w:val="24"/>
          <w:szCs w:val="24"/>
        </w:rPr>
        <w:t>.</w:t>
      </w:r>
      <w:r w:rsidR="0050519B">
        <w:rPr>
          <w:rFonts w:ascii="Times New Roman" w:eastAsia="Times New Roman" w:hAnsi="Times New Roman" w:cs="Times New Roman"/>
          <w:sz w:val="24"/>
          <w:szCs w:val="24"/>
        </w:rPr>
        <w:t>6</w:t>
      </w:r>
      <w:r w:rsidR="0050519B">
        <w:rPr>
          <w:rFonts w:ascii="Times New Roman" w:eastAsia="Times New Roman" w:hAnsi="Times New Roman" w:cs="Times New Roman"/>
          <w:sz w:val="24"/>
          <w:szCs w:val="24"/>
        </w:rPr>
        <w:t>4, p</w:t>
      </w:r>
      <w:r w:rsidR="0050519B">
        <w:rPr>
          <w:rFonts w:ascii="Times New Roman" w:eastAsia="Times New Roman" w:hAnsi="Times New Roman" w:cs="Times New Roman"/>
          <w:sz w:val="24"/>
          <w:szCs w:val="24"/>
        </w:rPr>
        <w:t>&lt;0.001)</w:t>
      </w:r>
      <w:r>
        <w:rPr>
          <w:rFonts w:ascii="Times New Roman" w:eastAsia="Times New Roman" w:hAnsi="Times New Roman" w:cs="Times New Roman"/>
          <w:sz w:val="24"/>
          <w:szCs w:val="24"/>
        </w:rPr>
        <w:t>. Patients in baseline basic ambulatory settings showed the highest percentages of non-completion (80% in patients with PSU and 74% in patients with single substance use) (Post-hoc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residuals= 8.07, p&lt;0.001), followed </w:t>
      </w:r>
      <w:r>
        <w:rPr>
          <w:rFonts w:ascii="Times New Roman" w:eastAsia="Times New Roman" w:hAnsi="Times New Roman" w:cs="Times New Roman"/>
          <w:sz w:val="24"/>
          <w:szCs w:val="24"/>
        </w:rPr>
        <w:lastRenderedPageBreak/>
        <w:t>by patients in general-population intensive ambulatory settings (Post-hoc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res.= 3.61, p=0.003). In contrast, patients in general-population (Post-hoc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res.= -11.07, p&lt;0.001) and in women-specific residential (Post-hoc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res.= -5.05, p&lt;0.001) settings showed lower non-completion. Also,</w:t>
      </w:r>
      <w:r w:rsidR="00FC0BE4">
        <w:rPr>
          <w:rFonts w:ascii="Times New Roman" w:eastAsia="Times New Roman" w:hAnsi="Times New Roman" w:cs="Times New Roman"/>
          <w:sz w:val="24"/>
          <w:szCs w:val="24"/>
        </w:rPr>
        <w:t xml:space="preserve"> there is evidence of an association between</w:t>
      </w:r>
      <w:r w:rsidR="00476859">
        <w:rPr>
          <w:rFonts w:ascii="Times New Roman" w:eastAsia="Times New Roman" w:hAnsi="Times New Roman" w:cs="Times New Roman"/>
          <w:sz w:val="24"/>
          <w:szCs w:val="24"/>
        </w:rPr>
        <w:t xml:space="preserve"> baseline</w:t>
      </w:r>
      <w:r w:rsidR="00FC0BE4">
        <w:rPr>
          <w:rFonts w:ascii="Times New Roman" w:eastAsia="Times New Roman" w:hAnsi="Times New Roman" w:cs="Times New Roman"/>
          <w:sz w:val="24"/>
          <w:szCs w:val="24"/>
        </w:rPr>
        <w:t xml:space="preserve"> treatment setting and </w:t>
      </w:r>
      <w:r w:rsidR="00476859">
        <w:rPr>
          <w:rFonts w:ascii="Times New Roman" w:eastAsia="Times New Roman" w:hAnsi="Times New Roman" w:cs="Times New Roman"/>
          <w:sz w:val="24"/>
          <w:szCs w:val="24"/>
        </w:rPr>
        <w:t xml:space="preserve">reporting </w:t>
      </w:r>
      <w:r w:rsidR="00FC0BE4">
        <w:rPr>
          <w:rFonts w:ascii="Times New Roman" w:eastAsia="Times New Roman" w:hAnsi="Times New Roman" w:cs="Times New Roman"/>
          <w:sz w:val="24"/>
          <w:szCs w:val="24"/>
        </w:rPr>
        <w:t>polysubstance use (</w:t>
      </w:r>
      <w:r w:rsidR="00FC0BE4" w:rsidRPr="00FC0BE4">
        <w:rPr>
          <w:rFonts w:ascii="Times New Roman" w:eastAsia="Times New Roman" w:hAnsi="Times New Roman" w:cs="Times New Roman"/>
          <w:sz w:val="24"/>
          <w:szCs w:val="24"/>
        </w:rPr>
        <w:t>χ2(4)= 194.31, p&lt; 0.001</w:t>
      </w:r>
      <w:r w:rsidR="00FC0BE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FC0BE4">
        <w:rPr>
          <w:rFonts w:ascii="Times New Roman" w:eastAsia="Times New Roman" w:hAnsi="Times New Roman" w:cs="Times New Roman"/>
          <w:sz w:val="24"/>
          <w:szCs w:val="24"/>
        </w:rPr>
        <w:t>T</w:t>
      </w:r>
      <w:r>
        <w:rPr>
          <w:rFonts w:ascii="Times New Roman" w:eastAsia="Times New Roman" w:hAnsi="Times New Roman" w:cs="Times New Roman"/>
          <w:sz w:val="24"/>
          <w:szCs w:val="24"/>
        </w:rPr>
        <w:t>he greatest proportion of patients with PSU was found in residential general-population</w:t>
      </w:r>
      <w:r w:rsidR="001B6CCC">
        <w:rPr>
          <w:rFonts w:ascii="Times New Roman" w:eastAsia="Times New Roman" w:hAnsi="Times New Roman" w:cs="Times New Roman"/>
          <w:sz w:val="24"/>
          <w:szCs w:val="24"/>
        </w:rPr>
        <w:t xml:space="preserve"> settings</w:t>
      </w:r>
      <w:r>
        <w:rPr>
          <w:rFonts w:ascii="Times New Roman" w:eastAsia="Times New Roman" w:hAnsi="Times New Roman" w:cs="Times New Roman"/>
          <w:sz w:val="24"/>
          <w:szCs w:val="24"/>
        </w:rPr>
        <w:t xml:space="preserve"> (84%; Post-hoc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res.= 8.78, p=0.028) and in women-specific residential </w:t>
      </w:r>
      <w:r w:rsidR="001B6CCC">
        <w:rPr>
          <w:rFonts w:ascii="Times New Roman" w:eastAsia="Times New Roman" w:hAnsi="Times New Roman" w:cs="Times New Roman"/>
          <w:sz w:val="24"/>
          <w:szCs w:val="24"/>
        </w:rPr>
        <w:t xml:space="preserve">settings </w:t>
      </w:r>
      <w:r>
        <w:rPr>
          <w:rFonts w:ascii="Times New Roman" w:eastAsia="Times New Roman" w:hAnsi="Times New Roman" w:cs="Times New Roman"/>
          <w:sz w:val="24"/>
          <w:szCs w:val="24"/>
        </w:rPr>
        <w:t>(</w:t>
      </w:r>
      <w:commentRangeStart w:id="19"/>
      <w:commentRangeStart w:id="20"/>
      <w:r>
        <w:rPr>
          <w:rFonts w:ascii="Times New Roman" w:eastAsia="Times New Roman" w:hAnsi="Times New Roman" w:cs="Times New Roman"/>
          <w:sz w:val="24"/>
          <w:szCs w:val="24"/>
        </w:rPr>
        <w:t>82</w:t>
      </w:r>
      <w:commentRangeEnd w:id="19"/>
      <w:r>
        <w:commentReference w:id="19"/>
      </w:r>
      <w:commentRangeEnd w:id="20"/>
      <w:r>
        <w:commentReference w:id="20"/>
      </w:r>
      <w:r>
        <w:rPr>
          <w:rFonts w:ascii="Times New Roman" w:eastAsia="Times New Roman" w:hAnsi="Times New Roman" w:cs="Times New Roman"/>
          <w:sz w:val="24"/>
          <w:szCs w:val="24"/>
        </w:rPr>
        <w:t>%</w:t>
      </w:r>
      <w:r w:rsidR="008B3BD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Post-hoc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res.= 2.99, p=0.028). In contrast, the lowest </w:t>
      </w:r>
      <w:r w:rsidR="001B6CCC">
        <w:rPr>
          <w:rFonts w:ascii="Times New Roman" w:eastAsia="Times New Roman" w:hAnsi="Times New Roman" w:cs="Times New Roman"/>
          <w:sz w:val="24"/>
          <w:szCs w:val="24"/>
        </w:rPr>
        <w:t xml:space="preserve">proportion </w:t>
      </w:r>
      <w:r>
        <w:rPr>
          <w:rFonts w:ascii="Times New Roman" w:eastAsia="Times New Roman" w:hAnsi="Times New Roman" w:cs="Times New Roman"/>
          <w:sz w:val="24"/>
          <w:szCs w:val="24"/>
        </w:rPr>
        <w:t>was in basic ambulatory settings (</w:t>
      </w:r>
      <w:r w:rsidR="00A62FEF">
        <w:rPr>
          <w:rFonts w:ascii="Times New Roman" w:eastAsia="Times New Roman" w:hAnsi="Times New Roman" w:cs="Times New Roman"/>
          <w:sz w:val="24"/>
          <w:szCs w:val="24"/>
        </w:rPr>
        <w:t>75%</w:t>
      </w:r>
      <w:r w:rsidR="008B3BDC">
        <w:rPr>
          <w:rFonts w:ascii="Times New Roman" w:eastAsia="Times New Roman" w:hAnsi="Times New Roman" w:cs="Times New Roman"/>
          <w:sz w:val="24"/>
          <w:szCs w:val="24"/>
        </w:rPr>
        <w:t>;</w:t>
      </w:r>
      <w:r w:rsidR="00A62FE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Post-hoc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res.= -12.30, p&lt;0.001).</w:t>
      </w:r>
    </w:p>
    <w:p w14:paraId="0000003C" w14:textId="25407118" w:rsidR="00E4483A" w:rsidRDefault="00000000">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However, a lower incidence of non-completion was observed in patients who reported PSU at admission (Table 2). The incidence of at least one non-completion episode per patient followed from the first admission until the censoring date (November 2019), was lower in patients who reported PSU at admission to the first treatment (11.6 [95%CI: 11.3, 11.8] per 1,000 person-months) compared to patients who did not report PSU (13.2 [95%CI: 12.6, 13.8]). Similarly, the incidence of non-completion at the first admission was lower among patients who reported PSU at admission to the first treatment (9.9 [95%CI: 9.7 10.1]) versus patients who did not report PSU (11.3 [95%CI: 10.8, 11.9]). When focusing longitudinally on patients who had at least one treatment in which they reported PSU, rates of at least one non-completion were lower in this group (11.6 [95%CI: 11.4,11.9]) compared to patients who did not report any PSU (13.9; [95%CI: 13.1, 14.8]). This trend was also observed when looking at the incidence of non-completion at the first treatment episode alone (10.0 [95%CI: 9.8,10.2] versus 11.9 [95%CI: 11.1, 12.6]).</w:t>
      </w:r>
    </w:p>
    <w:p w14:paraId="0000003D" w14:textId="77777777" w:rsidR="00E4483A" w:rsidRDefault="00000000">
      <w:pPr>
        <w:numPr>
          <w:ilvl w:val="1"/>
          <w:numId w:val="2"/>
        </w:num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Marginal longitudinal association between PSU at admission and treatment outcome</w:t>
      </w:r>
    </w:p>
    <w:p w14:paraId="0000003E" w14:textId="77777777" w:rsidR="00E4483A" w:rsidRDefault="00000000">
      <w:pPr>
        <w:tabs>
          <w:tab w:val="left" w:pos="4536"/>
        </w:tabs>
        <w:spacing w:line="480" w:lineRule="auto"/>
        <w:ind w:firstLine="567"/>
        <w:rPr>
          <w:rFonts w:ascii="Times New Roman" w:eastAsia="Times New Roman" w:hAnsi="Times New Roman" w:cs="Times New Roman"/>
          <w:sz w:val="24"/>
          <w:szCs w:val="24"/>
        </w:rPr>
      </w:pPr>
      <w:bookmarkStart w:id="21" w:name="_3znysh7" w:colFirst="0" w:colLast="0"/>
      <w:bookmarkEnd w:id="21"/>
      <w:r>
        <w:rPr>
          <w:rFonts w:ascii="Times New Roman" w:eastAsia="Times New Roman" w:hAnsi="Times New Roman" w:cs="Times New Roman"/>
          <w:sz w:val="24"/>
          <w:szCs w:val="24"/>
        </w:rPr>
        <w:t>The association between PSU and treatment non-completion varied significantly across treatment settings (</w:t>
      </w:r>
      <w:r>
        <w:rPr>
          <w:rFonts w:ascii="Times New Roman" w:eastAsia="Times New Roman" w:hAnsi="Times New Roman" w:cs="Times New Roman"/>
          <w:sz w:val="24"/>
          <w:szCs w:val="24"/>
          <w:highlight w:val="yellow"/>
        </w:rPr>
        <w:t>Cochran's Q</w:t>
      </w:r>
      <w:r>
        <w:rPr>
          <w:rFonts w:ascii="Times New Roman" w:eastAsia="Times New Roman" w:hAnsi="Times New Roman" w:cs="Times New Roman"/>
          <w:sz w:val="24"/>
          <w:szCs w:val="24"/>
          <w:highlight w:val="yellow"/>
          <w:vertAlign w:val="subscript"/>
        </w:rPr>
        <w:t xml:space="preserve">lag0 </w:t>
      </w:r>
      <w:r>
        <w:rPr>
          <w:rFonts w:ascii="Times New Roman" w:eastAsia="Times New Roman" w:hAnsi="Times New Roman" w:cs="Times New Roman"/>
          <w:sz w:val="24"/>
          <w:szCs w:val="24"/>
          <w:highlight w:val="yellow"/>
        </w:rPr>
        <w:t>[lagged covariate values fixed at 0]= 14.24, p= 0.0066; Cochran's Q</w:t>
      </w:r>
      <w:r>
        <w:rPr>
          <w:rFonts w:ascii="Times New Roman" w:eastAsia="Times New Roman" w:hAnsi="Times New Roman" w:cs="Times New Roman"/>
          <w:sz w:val="24"/>
          <w:szCs w:val="24"/>
          <w:highlight w:val="yellow"/>
          <w:vertAlign w:val="subscript"/>
        </w:rPr>
        <w:t xml:space="preserve">lag1 </w:t>
      </w:r>
      <w:r>
        <w:rPr>
          <w:rFonts w:ascii="Times New Roman" w:eastAsia="Times New Roman" w:hAnsi="Times New Roman" w:cs="Times New Roman"/>
          <w:sz w:val="24"/>
          <w:szCs w:val="24"/>
          <w:highlight w:val="yellow"/>
        </w:rPr>
        <w:t>[lagged covariate values fixed at 1]= 13.32, p= 0.0098</w:t>
      </w:r>
      <w:r>
        <w:rPr>
          <w:rFonts w:ascii="Times New Roman" w:eastAsia="Times New Roman" w:hAnsi="Times New Roman" w:cs="Times New Roman"/>
          <w:sz w:val="24"/>
          <w:szCs w:val="24"/>
        </w:rPr>
        <w:t xml:space="preserve">). According to Table 3, we found a modest association between PSU at any admission to treatment and treatment non-completion among users in </w:t>
      </w:r>
      <w:commentRangeStart w:id="22"/>
      <w:commentRangeStart w:id="23"/>
      <w:r>
        <w:rPr>
          <w:rFonts w:ascii="Times New Roman" w:eastAsia="Times New Roman" w:hAnsi="Times New Roman" w:cs="Times New Roman"/>
          <w:sz w:val="24"/>
          <w:szCs w:val="24"/>
        </w:rPr>
        <w:t>intensive ambulatory</w:t>
      </w:r>
      <w:commentRangeEnd w:id="22"/>
      <w:r>
        <w:commentReference w:id="22"/>
      </w:r>
      <w:commentRangeEnd w:id="23"/>
      <w:r>
        <w:commentReference w:id="23"/>
      </w:r>
      <w:r>
        <w:rPr>
          <w:rFonts w:ascii="Times New Roman" w:eastAsia="Times New Roman" w:hAnsi="Times New Roman" w:cs="Times New Roman"/>
          <w:sz w:val="24"/>
          <w:szCs w:val="24"/>
        </w:rPr>
        <w:t xml:space="preserve"> settings for the general population (RR</w:t>
      </w:r>
      <w:r>
        <w:rPr>
          <w:rFonts w:ascii="Times New Roman" w:eastAsia="Times New Roman" w:hAnsi="Times New Roman" w:cs="Times New Roman"/>
          <w:sz w:val="24"/>
          <w:szCs w:val="24"/>
          <w:vertAlign w:val="subscript"/>
        </w:rPr>
        <w:t>lag0</w:t>
      </w:r>
      <w:r>
        <w:rPr>
          <w:rFonts w:ascii="Times New Roman" w:eastAsia="Times New Roman" w:hAnsi="Times New Roman" w:cs="Times New Roman"/>
          <w:sz w:val="24"/>
          <w:szCs w:val="24"/>
        </w:rPr>
        <w:t>=1.04 [95%CI: 1.01,1.07]; RR</w:t>
      </w:r>
      <w:r>
        <w:rPr>
          <w:rFonts w:ascii="Times New Roman" w:eastAsia="Times New Roman" w:hAnsi="Times New Roman" w:cs="Times New Roman"/>
          <w:sz w:val="24"/>
          <w:szCs w:val="24"/>
          <w:vertAlign w:val="subscript"/>
        </w:rPr>
        <w:t>lag1</w:t>
      </w:r>
      <w:r>
        <w:rPr>
          <w:rFonts w:ascii="Times New Roman" w:eastAsia="Times New Roman" w:hAnsi="Times New Roman" w:cs="Times New Roman"/>
          <w:sz w:val="24"/>
          <w:szCs w:val="24"/>
        </w:rPr>
        <w:t>=1.04 [95%CI: 1.01, 1.08]). Also, the risk of treatment non-completion was at least 13% higher for patients reporting PSU in residential settings exclusive to women (RR</w:t>
      </w:r>
      <w:r>
        <w:rPr>
          <w:rFonts w:ascii="Times New Roman" w:eastAsia="Times New Roman" w:hAnsi="Times New Roman" w:cs="Times New Roman"/>
          <w:sz w:val="24"/>
          <w:szCs w:val="24"/>
          <w:vertAlign w:val="subscript"/>
        </w:rPr>
        <w:t>lag0</w:t>
      </w:r>
      <w:r>
        <w:rPr>
          <w:rFonts w:ascii="Times New Roman" w:eastAsia="Times New Roman" w:hAnsi="Times New Roman" w:cs="Times New Roman"/>
          <w:sz w:val="24"/>
          <w:szCs w:val="24"/>
        </w:rPr>
        <w:t>=1.15 [95%CI: 1.06, 1.25]; RR</w:t>
      </w:r>
      <w:r>
        <w:rPr>
          <w:rFonts w:ascii="Times New Roman" w:eastAsia="Times New Roman" w:hAnsi="Times New Roman" w:cs="Times New Roman"/>
          <w:sz w:val="24"/>
          <w:szCs w:val="24"/>
          <w:vertAlign w:val="subscript"/>
        </w:rPr>
        <w:t>lag1</w:t>
      </w:r>
      <w:r>
        <w:rPr>
          <w:rFonts w:ascii="Times New Roman" w:eastAsia="Times New Roman" w:hAnsi="Times New Roman" w:cs="Times New Roman"/>
          <w:sz w:val="24"/>
          <w:szCs w:val="24"/>
        </w:rPr>
        <w:t>= 1.13 [95%CI: 1.04, 1.22]). In contrast, there was no evidence of an increased risk of treatment non-completion for patients reporting PSU in general population residential and ambulatory settings.</w:t>
      </w:r>
    </w:p>
    <w:p w14:paraId="0000003F" w14:textId="77777777" w:rsidR="00E4483A" w:rsidRDefault="00000000">
      <w:pPr>
        <w:numPr>
          <w:ilvl w:val="1"/>
          <w:numId w:val="2"/>
        </w:num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Sensitivity analyses</w:t>
      </w:r>
    </w:p>
    <w:p w14:paraId="00000040" w14:textId="77777777" w:rsidR="00E4483A" w:rsidRDefault="00000000">
      <w:pPr>
        <w:spacing w:line="480" w:lineRule="auto"/>
        <w:ind w:firstLine="567"/>
        <w:rPr>
          <w:rFonts w:ascii="Times New Roman" w:eastAsia="Times New Roman" w:hAnsi="Times New Roman" w:cs="Times New Roman"/>
          <w:sz w:val="24"/>
          <w:szCs w:val="24"/>
        </w:rPr>
      </w:pPr>
      <w:bookmarkStart w:id="24" w:name="_2et92p0" w:colFirst="0" w:colLast="0"/>
      <w:bookmarkEnd w:id="24"/>
      <w:r>
        <w:rPr>
          <w:rFonts w:ascii="Times New Roman" w:eastAsia="Times New Roman" w:hAnsi="Times New Roman" w:cs="Times New Roman"/>
          <w:sz w:val="24"/>
          <w:szCs w:val="24"/>
        </w:rPr>
        <w:t xml:space="preserve">The associations between PSU and treatment non-completion were stable across models, with intervals overlapping with the null for intensive ambulatory settings for women and residential settings for the general population. Associations without inverse intensity weights were almost equal to the main analyses in terms of direction and strength of association (Table 3). One model for basic ambulatory settings showed a modest significant association (RR=1.04 [95%CI: 1.01, 1.07]). The association weakened in general population intensive ambulatory settings, especially with marginal models with inverse intensity weights from an intensity model with stratified follow-up and lagged covariates fixed at 1 (RR=1.01 [95%CI: 0.98, 1.05]). In women-specific residential settings, only the marginal model with inverse intensity weights from an intensity model stratified by follow-up with lagged </w:t>
      </w:r>
      <w:r>
        <w:rPr>
          <w:rFonts w:ascii="Times New Roman" w:eastAsia="Times New Roman" w:hAnsi="Times New Roman" w:cs="Times New Roman"/>
          <w:sz w:val="24"/>
          <w:szCs w:val="24"/>
        </w:rPr>
        <w:lastRenderedPageBreak/>
        <w:t>covariates fixed at 1 overlapped the null (RR= 1.09 [95%CI: 0.99, 1.20]), although both settings maintained a positive direction (See Supplemental Table S5).</w:t>
      </w:r>
    </w:p>
    <w:p w14:paraId="00000042" w14:textId="77777777" w:rsidR="00E4483A" w:rsidRDefault="00000000">
      <w:pPr>
        <w:pStyle w:val="Ttulo1"/>
        <w:numPr>
          <w:ilvl w:val="0"/>
          <w:numId w:val="2"/>
        </w:numPr>
      </w:pPr>
      <w:commentRangeStart w:id="25"/>
      <w:r>
        <w:t>DISCUSSION</w:t>
      </w:r>
      <w:commentRangeEnd w:id="25"/>
      <w:r>
        <w:commentReference w:id="25"/>
      </w:r>
    </w:p>
    <w:p w14:paraId="00000044" w14:textId="43A181DD" w:rsidR="00E4483A" w:rsidRDefault="00000000" w:rsidP="009C0C0A">
      <w:pPr>
        <w:spacing w:line="480" w:lineRule="auto"/>
        <w:ind w:firstLine="567"/>
        <w:rPr>
          <w:rFonts w:ascii="Times New Roman" w:eastAsia="Times New Roman" w:hAnsi="Times New Roman" w:cs="Times New Roman"/>
          <w:sz w:val="24"/>
          <w:szCs w:val="24"/>
        </w:rPr>
      </w:pPr>
      <w:r w:rsidRPr="00B92105">
        <w:rPr>
          <w:rFonts w:ascii="Times New Roman" w:eastAsia="Times New Roman" w:hAnsi="Times New Roman" w:cs="Times New Roman"/>
          <w:sz w:val="24"/>
          <w:szCs w:val="24"/>
        </w:rPr>
        <w:t xml:space="preserve">Our results indicate that PSU is associated with a higher risk of treatment non-completion among patients admitted to SUD treatment programs in Chile between 2010 and 2019. </w:t>
      </w:r>
      <w:r w:rsidRPr="00B92105">
        <w:rPr>
          <w:rFonts w:ascii="Times New Roman" w:eastAsia="Times New Roman" w:hAnsi="Times New Roman" w:cs="Times New Roman"/>
          <w:sz w:val="24"/>
          <w:szCs w:val="24"/>
        </w:rPr>
        <w:t xml:space="preserve">We focused on patients with a persistent pattern of substance use disorder rather than a transient substance use disorder. These patients are characterized by repeated treatment episodes, varying periods of abstinence, and relapses leading to the resumption of moderate or problematic substance use, as highlighted in the literature </w:t>
      </w:r>
      <w:hyperlink r:id="rId37" w:history="1">
        <w:r w:rsidRPr="00B92105">
          <w:rPr>
            <w:rFonts w:ascii="Times New Roman" w:eastAsia="Times New Roman" w:hAnsi="Times New Roman" w:cs="Times New Roman"/>
            <w:sz w:val="24"/>
            <w:szCs w:val="24"/>
          </w:rPr>
          <w:t>(Beaulieu et al., 2024b)</w:t>
        </w:r>
      </w:hyperlink>
      <w:r w:rsidRPr="00B92105">
        <w:rPr>
          <w:rFonts w:ascii="Times New Roman" w:eastAsia="Times New Roman" w:hAnsi="Times New Roman" w:cs="Times New Roman"/>
          <w:sz w:val="24"/>
          <w:szCs w:val="24"/>
        </w:rPr>
        <w:t xml:space="preserve">. </w:t>
      </w:r>
      <w:r w:rsidRPr="00B92105">
        <w:rPr>
          <w:rFonts w:ascii="Times New Roman" w:eastAsia="Times New Roman" w:hAnsi="Times New Roman" w:cs="Times New Roman"/>
          <w:sz w:val="24"/>
          <w:szCs w:val="24"/>
        </w:rPr>
        <w:t>Specifically, the risk was modestly higher in intensive ambulatory settings for the general population (RR</w:t>
      </w:r>
      <w:r w:rsidRPr="00B92105">
        <w:rPr>
          <w:rFonts w:ascii="Times New Roman" w:eastAsia="Times New Roman" w:hAnsi="Times New Roman" w:cs="Times New Roman"/>
          <w:sz w:val="24"/>
          <w:szCs w:val="24"/>
          <w:vertAlign w:val="subscript"/>
        </w:rPr>
        <w:t>lag0</w:t>
      </w:r>
      <w:r w:rsidRPr="00B92105">
        <w:rPr>
          <w:rFonts w:ascii="Times New Roman" w:eastAsia="Times New Roman" w:hAnsi="Times New Roman" w:cs="Times New Roman"/>
          <w:sz w:val="24"/>
          <w:szCs w:val="24"/>
        </w:rPr>
        <w:t>=1.04 [95%CI: 1.01,1.07]; RR</w:t>
      </w:r>
      <w:r w:rsidRPr="00B92105">
        <w:rPr>
          <w:rFonts w:ascii="Times New Roman" w:eastAsia="Times New Roman" w:hAnsi="Times New Roman" w:cs="Times New Roman"/>
          <w:sz w:val="24"/>
          <w:szCs w:val="24"/>
          <w:vertAlign w:val="subscript"/>
        </w:rPr>
        <w:t>lag1</w:t>
      </w:r>
      <w:r w:rsidRPr="00B92105">
        <w:rPr>
          <w:rFonts w:ascii="Times New Roman" w:eastAsia="Times New Roman" w:hAnsi="Times New Roman" w:cs="Times New Roman"/>
          <w:sz w:val="24"/>
          <w:szCs w:val="24"/>
        </w:rPr>
        <w:t>=1.04 [95%CI: 1.01, 1.08]) and in women-only residential settings (RR</w:t>
      </w:r>
      <w:r w:rsidRPr="00B92105">
        <w:rPr>
          <w:rFonts w:ascii="Times New Roman" w:eastAsia="Times New Roman" w:hAnsi="Times New Roman" w:cs="Times New Roman"/>
          <w:sz w:val="24"/>
          <w:szCs w:val="24"/>
          <w:vertAlign w:val="subscript"/>
        </w:rPr>
        <w:t>lag0</w:t>
      </w:r>
      <w:r w:rsidRPr="00B92105">
        <w:rPr>
          <w:rFonts w:ascii="Times New Roman" w:eastAsia="Times New Roman" w:hAnsi="Times New Roman" w:cs="Times New Roman"/>
          <w:sz w:val="24"/>
          <w:szCs w:val="24"/>
        </w:rPr>
        <w:t>=1.15 [95%CI: 1.06, 1.25]; RR</w:t>
      </w:r>
      <w:r w:rsidRPr="00B92105">
        <w:rPr>
          <w:rFonts w:ascii="Times New Roman" w:eastAsia="Times New Roman" w:hAnsi="Times New Roman" w:cs="Times New Roman"/>
          <w:sz w:val="24"/>
          <w:szCs w:val="24"/>
          <w:vertAlign w:val="subscript"/>
        </w:rPr>
        <w:t>lag1</w:t>
      </w:r>
      <w:r w:rsidRPr="00B92105">
        <w:rPr>
          <w:rFonts w:ascii="Times New Roman" w:eastAsia="Times New Roman" w:hAnsi="Times New Roman" w:cs="Times New Roman"/>
          <w:sz w:val="24"/>
          <w:szCs w:val="24"/>
        </w:rPr>
        <w:t xml:space="preserve">= 1.13 [95%CI: 1.04, 1.22]). We did not find evidence that PSU is related with a higher risk of treatment non-completion in basic ambulatory, residential or women-only intensive ambulatory settings. Our results indicate that while PSU poses challenges, the specific context and characteristics of the treatment setting play a critical role in determining outcomes, highlighting the need for focused interventions to diminish future negative consequences </w:t>
      </w:r>
      <w:hyperlink r:id="rId38">
        <w:r w:rsidRPr="00B92105">
          <w:rPr>
            <w:rFonts w:ascii="Times New Roman" w:eastAsia="Times New Roman" w:hAnsi="Times New Roman" w:cs="Times New Roman"/>
            <w:sz w:val="24"/>
            <w:szCs w:val="24"/>
          </w:rPr>
          <w:t>(Manning et al., 2017)</w:t>
        </w:r>
      </w:hyperlink>
      <w:r w:rsidRPr="00B92105">
        <w:rPr>
          <w:rFonts w:ascii="Times New Roman" w:eastAsia="Times New Roman" w:hAnsi="Times New Roman" w:cs="Times New Roman"/>
          <w:sz w:val="24"/>
          <w:szCs w:val="24"/>
        </w:rPr>
        <w:t>.</w:t>
      </w:r>
    </w:p>
    <w:p w14:paraId="00000045" w14:textId="77777777" w:rsidR="00E4483A" w:rsidRDefault="00000000">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Sensitivity analyses supported these findings, showing stability in the associations across the different model specifications and treatment settings. The risk estimates are stable and robust. Patients with PSU in specific treatment settings face heightened risks, a challenge shared across the region where there is a need to broaden the range of services offered, ensuring a more effective response to individuals’ needs </w:t>
      </w:r>
      <w:hyperlink r:id="rId39">
        <w:r>
          <w:rPr>
            <w:rFonts w:ascii="Times New Roman" w:eastAsia="Times New Roman" w:hAnsi="Times New Roman" w:cs="Times New Roman"/>
            <w:sz w:val="24"/>
            <w:szCs w:val="24"/>
          </w:rPr>
          <w:t>(United Nations Office on Drugs and Crime [UNODC], 2023)</w:t>
        </w:r>
      </w:hyperlink>
      <w:r>
        <w:rPr>
          <w:rFonts w:ascii="Times New Roman" w:eastAsia="Times New Roman" w:hAnsi="Times New Roman" w:cs="Times New Roman"/>
          <w:sz w:val="24"/>
          <w:szCs w:val="24"/>
        </w:rPr>
        <w:t xml:space="preserve">.Regarding the reasons for non-completion among patients in </w:t>
      </w:r>
      <w:r>
        <w:rPr>
          <w:rFonts w:ascii="Times New Roman" w:eastAsia="Times New Roman" w:hAnsi="Times New Roman" w:cs="Times New Roman"/>
          <w:sz w:val="24"/>
          <w:szCs w:val="24"/>
        </w:rPr>
        <w:lastRenderedPageBreak/>
        <w:t xml:space="preserve">treatment (with or without PSU), a study conducted in Latin America found that the main reasons for abandonment were “not accepting the rules of the institution,” “lack of money,” and “not feeling comfortable with the facilities” </w:t>
      </w:r>
      <w:hyperlink r:id="rId40">
        <w:r>
          <w:rPr>
            <w:rFonts w:ascii="Times New Roman" w:eastAsia="Times New Roman" w:hAnsi="Times New Roman" w:cs="Times New Roman"/>
            <w:sz w:val="24"/>
            <w:szCs w:val="24"/>
          </w:rPr>
          <w:t>(Gómez-Restrepo et al., 2017)</w:t>
        </w:r>
      </w:hyperlink>
      <w:r>
        <w:rPr>
          <w:rFonts w:ascii="Times New Roman" w:eastAsia="Times New Roman" w:hAnsi="Times New Roman" w:cs="Times New Roman"/>
          <w:sz w:val="24"/>
          <w:szCs w:val="24"/>
        </w:rPr>
        <w:t xml:space="preserve">. Additionally, an impact evaluation of treatment in Chile identified a lack of time to attend (in ambulatory treatments) and a perceived sense of having achieved the expected well-being before completing treatment </w:t>
      </w:r>
      <w:hyperlink r:id="rId41">
        <w:r>
          <w:rPr>
            <w:rFonts w:ascii="Times New Roman" w:eastAsia="Times New Roman" w:hAnsi="Times New Roman" w:cs="Times New Roman"/>
            <w:sz w:val="24"/>
            <w:szCs w:val="24"/>
          </w:rPr>
          <w:t>(DIPRES, 2017)</w:t>
        </w:r>
      </w:hyperlink>
      <w:r>
        <w:rPr>
          <w:rFonts w:ascii="Times New Roman" w:eastAsia="Times New Roman" w:hAnsi="Times New Roman" w:cs="Times New Roman"/>
          <w:sz w:val="24"/>
          <w:szCs w:val="24"/>
        </w:rPr>
        <w:t xml:space="preserve"> as the main reasons for non-completion. However, it remains unclear whether these reasons for not completing treatment are the same for patients with PSU as for those with single substance use. </w:t>
      </w:r>
    </w:p>
    <w:p w14:paraId="11E92AD3" w14:textId="79FCF668" w:rsidR="00D533EC" w:rsidRDefault="00000000">
      <w:pPr>
        <w:spacing w:line="480" w:lineRule="auto"/>
        <w:ind w:firstLine="567"/>
        <w:rPr>
          <w:rFonts w:ascii="Times New Roman" w:eastAsia="Times New Roman" w:hAnsi="Times New Roman" w:cs="Times New Roman"/>
          <w:sz w:val="24"/>
          <w:szCs w:val="24"/>
        </w:rPr>
      </w:pPr>
      <w:r w:rsidRPr="00FB11C4">
        <w:rPr>
          <w:rFonts w:ascii="Times New Roman" w:eastAsia="Times New Roman" w:hAnsi="Times New Roman" w:cs="Times New Roman"/>
          <w:sz w:val="24"/>
          <w:szCs w:val="24"/>
        </w:rPr>
        <w:t>Bivariate analyses highlight the various demographic and clinical characteristics that differentiate patients reporting</w:t>
      </w:r>
      <w:r>
        <w:rPr>
          <w:rFonts w:ascii="Times New Roman" w:eastAsia="Times New Roman" w:hAnsi="Times New Roman" w:cs="Times New Roman"/>
          <w:sz w:val="24"/>
          <w:szCs w:val="24"/>
        </w:rPr>
        <w:t xml:space="preserve"> PSU from those using a single substance. Patients with PSU tended to be younger, and were more likely to be unemployed compared to single-substance users. The primary substances leading to treatment admission differed significantly, with PSU patients reporting cocaine hydrochloride and base paste as their main substances, unlike patients without PSU, who reported alcohol as their main substance. Moreover, severe biopsychosocial compromise is more prevalent among patients with PSU. Although </w:t>
      </w:r>
      <w:r>
        <w:rPr>
          <w:rFonts w:ascii="Times New Roman" w:eastAsia="Times New Roman" w:hAnsi="Times New Roman" w:cs="Times New Roman"/>
          <w:sz w:val="24"/>
          <w:szCs w:val="24"/>
          <w:highlight w:val="green"/>
        </w:rPr>
        <w:t xml:space="preserve">individuals reporting PSU had a higher cumulative prevalence of dropout or administrative discharge, their incidence of these outcomes per person-month was lower than that of patients not reporting PSU. </w:t>
      </w:r>
      <w:commentRangeStart w:id="26"/>
      <w:r>
        <w:rPr>
          <w:rFonts w:ascii="Times New Roman" w:eastAsia="Times New Roman" w:hAnsi="Times New Roman" w:cs="Times New Roman"/>
          <w:sz w:val="24"/>
          <w:szCs w:val="24"/>
          <w:highlight w:val="green"/>
        </w:rPr>
        <w:t>This finding suggests that the former group may have had a longer observation period in the database, potentially influencing the observed association.</w:t>
      </w:r>
      <w:commentRangeEnd w:id="26"/>
      <w:r>
        <w:commentReference w:id="26"/>
      </w:r>
      <w:r w:rsidR="00764496">
        <w:rPr>
          <w:rFonts w:ascii="Times New Roman" w:eastAsia="Times New Roman" w:hAnsi="Times New Roman" w:cs="Times New Roman"/>
          <w:sz w:val="24"/>
          <w:szCs w:val="24"/>
          <w:highlight w:val="green"/>
        </w:rPr>
        <w:t>, as shown in Table 2</w:t>
      </w:r>
      <w:r w:rsidRPr="00B92105">
        <w:rPr>
          <w:rFonts w:ascii="Times New Roman" w:eastAsia="Times New Roman" w:hAnsi="Times New Roman" w:cs="Times New Roman"/>
          <w:sz w:val="24"/>
          <w:szCs w:val="24"/>
        </w:rPr>
        <w:t xml:space="preserve">. We suspect that the continuity of substance use treatments throughout the recovery process, as considered in our study, is often overlooked in other research, which has generally reported lower treatment responsiveness among patients with PSU </w:t>
      </w:r>
      <w:hyperlink r:id="rId42">
        <w:r>
          <w:rPr>
            <w:rFonts w:ascii="Times New Roman" w:eastAsia="Times New Roman" w:hAnsi="Times New Roman" w:cs="Times New Roman"/>
            <w:sz w:val="24"/>
            <w:szCs w:val="24"/>
          </w:rPr>
          <w:t>(Bonfiglio et al., 2022)</w:t>
        </w:r>
      </w:hyperlink>
      <w:r w:rsidRPr="00B92105">
        <w:rPr>
          <w:rFonts w:ascii="Times New Roman" w:eastAsia="Times New Roman" w:hAnsi="Times New Roman" w:cs="Times New Roman"/>
          <w:sz w:val="24"/>
          <w:szCs w:val="24"/>
        </w:rPr>
        <w:t>.</w:t>
      </w:r>
      <w:r w:rsidR="00764496">
        <w:rPr>
          <w:rFonts w:ascii="Times New Roman" w:eastAsia="Times New Roman" w:hAnsi="Times New Roman" w:cs="Times New Roman"/>
          <w:sz w:val="24"/>
          <w:szCs w:val="24"/>
        </w:rPr>
        <w:t xml:space="preserve"> </w:t>
      </w:r>
      <w:r w:rsidR="00764496" w:rsidRPr="00764496">
        <w:rPr>
          <w:rFonts w:ascii="Times New Roman" w:eastAsia="Times New Roman" w:hAnsi="Times New Roman" w:cs="Times New Roman"/>
          <w:sz w:val="24"/>
          <w:szCs w:val="24"/>
        </w:rPr>
        <w:t xml:space="preserve">These seemingly contradictory results underscore the importance of examining </w:t>
      </w:r>
      <w:r w:rsidR="00764496">
        <w:rPr>
          <w:rFonts w:ascii="Times New Roman" w:eastAsia="Times New Roman" w:hAnsi="Times New Roman" w:cs="Times New Roman"/>
          <w:sz w:val="24"/>
          <w:szCs w:val="24"/>
        </w:rPr>
        <w:t xml:space="preserve">not </w:t>
      </w:r>
      <w:r w:rsidR="00764496">
        <w:rPr>
          <w:rFonts w:ascii="Times New Roman" w:eastAsia="Times New Roman" w:hAnsi="Times New Roman" w:cs="Times New Roman"/>
          <w:sz w:val="24"/>
          <w:szCs w:val="24"/>
        </w:rPr>
        <w:lastRenderedPageBreak/>
        <w:t xml:space="preserve">only the crude incidence, but </w:t>
      </w:r>
      <w:r w:rsidR="00764496" w:rsidRPr="00764496">
        <w:rPr>
          <w:rFonts w:ascii="Times New Roman" w:eastAsia="Times New Roman" w:hAnsi="Times New Roman" w:cs="Times New Roman"/>
          <w:sz w:val="24"/>
          <w:szCs w:val="24"/>
        </w:rPr>
        <w:t xml:space="preserve">the count of these events by considering other confounding variables and </w:t>
      </w:r>
      <w:r w:rsidR="00CE2C41">
        <w:rPr>
          <w:rFonts w:ascii="Times New Roman" w:eastAsia="Times New Roman" w:hAnsi="Times New Roman" w:cs="Times New Roman"/>
          <w:sz w:val="24"/>
          <w:szCs w:val="24"/>
        </w:rPr>
        <w:t>adjusting</w:t>
      </w:r>
      <w:r w:rsidR="00764496">
        <w:rPr>
          <w:rFonts w:ascii="Times New Roman" w:eastAsia="Times New Roman" w:hAnsi="Times New Roman" w:cs="Times New Roman"/>
          <w:sz w:val="24"/>
          <w:szCs w:val="24"/>
        </w:rPr>
        <w:t xml:space="preserve"> for</w:t>
      </w:r>
      <w:r w:rsidR="00764496" w:rsidRPr="00764496">
        <w:rPr>
          <w:rFonts w:ascii="Times New Roman" w:eastAsia="Times New Roman" w:hAnsi="Times New Roman" w:cs="Times New Roman"/>
          <w:sz w:val="24"/>
          <w:szCs w:val="24"/>
        </w:rPr>
        <w:t xml:space="preserve"> </w:t>
      </w:r>
      <w:r w:rsidR="00764496">
        <w:rPr>
          <w:rFonts w:ascii="Times New Roman" w:eastAsia="Times New Roman" w:hAnsi="Times New Roman" w:cs="Times New Roman"/>
          <w:sz w:val="24"/>
          <w:szCs w:val="24"/>
        </w:rPr>
        <w:t xml:space="preserve">the </w:t>
      </w:r>
      <w:r w:rsidR="00764496" w:rsidRPr="00764496">
        <w:rPr>
          <w:rFonts w:ascii="Times New Roman" w:eastAsia="Times New Roman" w:hAnsi="Times New Roman" w:cs="Times New Roman"/>
          <w:sz w:val="24"/>
          <w:szCs w:val="24"/>
        </w:rPr>
        <w:t xml:space="preserve">influence </w:t>
      </w:r>
      <w:r w:rsidR="00764496">
        <w:rPr>
          <w:rFonts w:ascii="Times New Roman" w:eastAsia="Times New Roman" w:hAnsi="Times New Roman" w:cs="Times New Roman"/>
          <w:sz w:val="24"/>
          <w:szCs w:val="24"/>
        </w:rPr>
        <w:t xml:space="preserve">of these variables in </w:t>
      </w:r>
      <w:r w:rsidR="00764496" w:rsidRPr="00764496">
        <w:rPr>
          <w:rFonts w:ascii="Times New Roman" w:eastAsia="Times New Roman" w:hAnsi="Times New Roman" w:cs="Times New Roman"/>
          <w:sz w:val="24"/>
          <w:szCs w:val="24"/>
        </w:rPr>
        <w:t>the counting process.</w:t>
      </w:r>
    </w:p>
    <w:p w14:paraId="00000047" w14:textId="236FC51A" w:rsidR="00E4483A" w:rsidRDefault="00000000">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Additionally, our findings suggest gender differences regarding the implications of alcohol for PSU. Women reporting PSU with and without alcohol as a secondary substance had greater risk of non-completion among patients in women-specific residential settings. Women in residential treatments tend to have a severe substance use profile that develops rapidly. Additionally, women with severe alcohol use disorder are prone to prolonged PSU </w:t>
      </w:r>
      <w:hyperlink r:id="rId43" w:history="1">
        <w:r>
          <w:rPr>
            <w:rFonts w:ascii="Times New Roman" w:eastAsia="Times New Roman" w:hAnsi="Times New Roman" w:cs="Times New Roman"/>
            <w:sz w:val="24"/>
            <w:szCs w:val="24"/>
          </w:rPr>
          <w:t>(Stephenson et al., 2022</w:t>
        </w:r>
      </w:hyperlink>
      <w:r>
        <w:rPr>
          <w:rFonts w:ascii="Times New Roman" w:eastAsia="Times New Roman" w:hAnsi="Times New Roman" w:cs="Times New Roman"/>
          <w:sz w:val="24"/>
          <w:szCs w:val="24"/>
        </w:rPr>
        <w:t xml:space="preserve">), which in turn is associated with worse treatment outcomes, regardless of the substances used. Gender roles may help explain the observed differences, as women who use substances face heightened stigmatization for failing to fulfil family roles (e.g., as mothers or daughters) and moral expectations, particularly regarding self-control and sexual propriety. This pattern has been observed in both Western countries </w:t>
      </w:r>
      <w:hyperlink r:id="rId44" w:history="1">
        <w:r>
          <w:rPr>
            <w:rFonts w:ascii="Times New Roman" w:eastAsia="Times New Roman" w:hAnsi="Times New Roman" w:cs="Times New Roman"/>
            <w:sz w:val="24"/>
            <w:szCs w:val="24"/>
          </w:rPr>
          <w:t>(MacGregor &amp; Thom, 2020)</w:t>
        </w:r>
      </w:hyperlink>
      <w:r>
        <w:rPr>
          <w:rFonts w:ascii="Times New Roman" w:eastAsia="Times New Roman" w:hAnsi="Times New Roman" w:cs="Times New Roman"/>
          <w:sz w:val="24"/>
          <w:szCs w:val="24"/>
        </w:rPr>
        <w:t xml:space="preserve"> and the Latin American context </w:t>
      </w:r>
      <w:hyperlink r:id="rId45" w:history="1">
        <w:r>
          <w:rPr>
            <w:rFonts w:ascii="Times New Roman" w:eastAsia="Times New Roman" w:hAnsi="Times New Roman" w:cs="Times New Roman"/>
            <w:sz w:val="24"/>
            <w:szCs w:val="24"/>
          </w:rPr>
          <w:t>(Mascayano et al., 2016)</w:t>
        </w:r>
      </w:hyperlink>
      <w:r>
        <w:rPr>
          <w:rFonts w:ascii="Times New Roman" w:eastAsia="Times New Roman" w:hAnsi="Times New Roman" w:cs="Times New Roman"/>
          <w:sz w:val="24"/>
          <w:szCs w:val="24"/>
        </w:rPr>
        <w:t xml:space="preserve">. </w:t>
      </w:r>
    </w:p>
    <w:p w14:paraId="00000049" w14:textId="7E88181F" w:rsidR="00E4483A" w:rsidRDefault="00000000" w:rsidP="009C0C0A">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Regarding secondary analyses, we observed that accounting for irregular assessment of patients with multiple treatments (i.e., different frequency of treatments and time between treatments) through inverse intensity weighting did not substantially change the associations between reporting PSU and treatment non-completion. Interestingly, some factors that we expected to be influential, such as PSU in previous treatments, specific primary substances at admission, and certain psychiatric comorbidities </w:t>
      </w:r>
      <w:hyperlink r:id="rId46" w:history="1">
        <w:r>
          <w:rPr>
            <w:rFonts w:ascii="Times New Roman" w:eastAsia="Times New Roman" w:hAnsi="Times New Roman" w:cs="Times New Roman"/>
            <w:sz w:val="24"/>
            <w:szCs w:val="24"/>
          </w:rPr>
          <w:t>(Passos &amp; Camacho, 2000)</w:t>
        </w:r>
      </w:hyperlink>
      <w:r>
        <w:rPr>
          <w:rFonts w:ascii="Times New Roman" w:eastAsia="Times New Roman" w:hAnsi="Times New Roman" w:cs="Times New Roman"/>
          <w:sz w:val="24"/>
          <w:szCs w:val="24"/>
        </w:rPr>
        <w:t xml:space="preserve">, were found to have negligible or non-significant effects on treatment return rates. We suspect adjusting for biopsychosocial compromise and stratification by treatment setting would have captured the variability attributed to these factors and substantially attenuated these associations. </w:t>
      </w:r>
      <w:r>
        <w:rPr>
          <w:rFonts w:ascii="Times New Roman" w:eastAsia="Times New Roman" w:hAnsi="Times New Roman" w:cs="Times New Roman"/>
          <w:sz w:val="24"/>
          <w:szCs w:val="24"/>
        </w:rPr>
        <w:lastRenderedPageBreak/>
        <w:t>Future studies should explore whether a causal conclusion can be drawn from these associations by employing other advanced causal inference methods.</w:t>
      </w:r>
    </w:p>
    <w:p w14:paraId="0000004E" w14:textId="4EA0812A" w:rsidR="00E4483A" w:rsidRDefault="00000000" w:rsidP="009C0C0A">
      <w:pPr>
        <w:spacing w:line="480" w:lineRule="auto"/>
        <w:ind w:firstLine="567"/>
        <w:rPr>
          <w:rFonts w:ascii="Times New Roman" w:eastAsia="Times New Roman" w:hAnsi="Times New Roman" w:cs="Times New Roman"/>
          <w:sz w:val="24"/>
          <w:szCs w:val="24"/>
        </w:rPr>
      </w:pPr>
      <w:commentRangeStart w:id="27"/>
      <w:commentRangeStart w:id="28"/>
      <w:commentRangeEnd w:id="28"/>
      <w:r>
        <w:commentReference w:id="28"/>
      </w:r>
      <w:commentRangeEnd w:id="27"/>
      <w:r>
        <w:commentReference w:id="27"/>
      </w:r>
      <w:r>
        <w:rPr>
          <w:rFonts w:ascii="Times New Roman" w:eastAsia="Times New Roman" w:hAnsi="Times New Roman" w:cs="Times New Roman"/>
          <w:sz w:val="24"/>
          <w:szCs w:val="24"/>
        </w:rPr>
        <w:t xml:space="preserve">This study had some limitations. First, the proportional intensity model that calculates IIWs imposes a proportional hazard assumption on assessment intensity. However, this assumption is debatable. Diagnosing proportionality in a Cox model with recurrent events can be quite challenging, and statistical tools might not account for changes in intensities due to possible changes in baseline risks for cumulative events, making interpretations of nonproportionality less straightforward </w:t>
      </w:r>
      <w:hyperlink r:id="rId47">
        <w:r>
          <w:rPr>
            <w:rFonts w:ascii="Times New Roman" w:eastAsia="Times New Roman" w:hAnsi="Times New Roman" w:cs="Times New Roman"/>
            <w:sz w:val="24"/>
            <w:szCs w:val="24"/>
          </w:rPr>
          <w:t>(Royston &amp; Altman, 2013)</w:t>
        </w:r>
      </w:hyperlink>
      <w:r>
        <w:rPr>
          <w:rFonts w:ascii="Times New Roman" w:eastAsia="Times New Roman" w:hAnsi="Times New Roman" w:cs="Times New Roman"/>
          <w:sz w:val="24"/>
          <w:szCs w:val="24"/>
        </w:rPr>
        <w:t xml:space="preserve">. Tests based on Schoenfeld residuals are insufficient because contrasting the null hypothesis for changes as a function of time may not be entirely indicative of nonproportional hazards </w:t>
      </w:r>
      <w:hyperlink r:id="rId48">
        <w:r>
          <w:rPr>
            <w:rFonts w:ascii="Times New Roman" w:eastAsia="Times New Roman" w:hAnsi="Times New Roman" w:cs="Times New Roman"/>
            <w:sz w:val="24"/>
            <w:szCs w:val="24"/>
          </w:rPr>
          <w:t>(Dickman, 2023)</w:t>
        </w:r>
      </w:hyperlink>
      <w:r>
        <w:rPr>
          <w:rFonts w:ascii="Times New Roman" w:eastAsia="Times New Roman" w:hAnsi="Times New Roman" w:cs="Times New Roman"/>
          <w:sz w:val="24"/>
          <w:szCs w:val="24"/>
        </w:rPr>
        <w:t xml:space="preserve">. Even small violations can become apparent because of sample size </w:t>
      </w:r>
      <w:hyperlink r:id="rId49">
        <w:r>
          <w:rPr>
            <w:rFonts w:ascii="Times New Roman" w:eastAsia="Times New Roman" w:hAnsi="Times New Roman" w:cs="Times New Roman"/>
            <w:sz w:val="24"/>
            <w:szCs w:val="24"/>
          </w:rPr>
          <w:t>(Keele, 2010)</w:t>
        </w:r>
      </w:hyperlink>
      <w:r>
        <w:rPr>
          <w:rFonts w:ascii="Times New Roman" w:eastAsia="Times New Roman" w:hAnsi="Times New Roman" w:cs="Times New Roman"/>
          <w:sz w:val="24"/>
          <w:szCs w:val="24"/>
        </w:rPr>
        <w:t xml:space="preserve">. Additionally, given that the intensity model has prediction purposes (i.e., readmission), it can still be used effectively even if hazards are not proportional </w:t>
      </w:r>
      <w:hyperlink r:id="rId50">
        <w:r>
          <w:rPr>
            <w:rFonts w:ascii="Times New Roman" w:eastAsia="Times New Roman" w:hAnsi="Times New Roman" w:cs="Times New Roman"/>
            <w:sz w:val="24"/>
            <w:szCs w:val="24"/>
          </w:rPr>
          <w:t>(Jardillier et al., 2022)</w:t>
        </w:r>
      </w:hyperlink>
      <w:r>
        <w:rPr>
          <w:rFonts w:ascii="Times New Roman" w:eastAsia="Times New Roman" w:hAnsi="Times New Roman" w:cs="Times New Roman"/>
          <w:sz w:val="24"/>
          <w:szCs w:val="24"/>
        </w:rPr>
        <w:t xml:space="preserve">. However, the association described here may lack causal interpretation, given that the recurrent event process might be associated with the right censoring mechanism. For example, patients admitted for treatment on dates closer to administrative censorship or in ongoing treatments might have different characteristics that may change the inverse of susceptibility to recurrent treatments </w:t>
      </w:r>
      <w:hyperlink r:id="rId51">
        <w:r>
          <w:rPr>
            <w:rFonts w:ascii="Times New Roman" w:eastAsia="Times New Roman" w:hAnsi="Times New Roman" w:cs="Times New Roman"/>
            <w:sz w:val="24"/>
            <w:szCs w:val="24"/>
          </w:rPr>
          <w:t>(Rytgaard &amp; van der Laan, 2024)</w:t>
        </w:r>
      </w:hyperlink>
      <w:r>
        <w:rPr>
          <w:rFonts w:ascii="Times New Roman" w:eastAsia="Times New Roman" w:hAnsi="Times New Roman" w:cs="Times New Roman"/>
          <w:sz w:val="24"/>
          <w:szCs w:val="24"/>
        </w:rPr>
        <w:t>.</w:t>
      </w:r>
    </w:p>
    <w:p w14:paraId="0000004F" w14:textId="77777777" w:rsidR="00E4483A" w:rsidRDefault="00000000">
      <w:pPr>
        <w:pStyle w:val="Ttulo1"/>
        <w:numPr>
          <w:ilvl w:val="0"/>
          <w:numId w:val="2"/>
        </w:numPr>
      </w:pPr>
      <w:r>
        <w:t>CONCLUSION</w:t>
      </w:r>
    </w:p>
    <w:p w14:paraId="00000050" w14:textId="77777777" w:rsidR="00E4483A" w:rsidRDefault="00000000">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study showed that PSU at admission was associated with higher treatment non-completion rates in specific settings, notably in intensive ambulatory and women-only residential programs. These findings underline the need for tailored interventions to address the unique challenges of patients with PSU, such as enhancing practices aimed at treatment </w:t>
      </w:r>
      <w:r>
        <w:rPr>
          <w:rFonts w:ascii="Times New Roman" w:eastAsia="Times New Roman" w:hAnsi="Times New Roman" w:cs="Times New Roman"/>
          <w:sz w:val="24"/>
          <w:szCs w:val="24"/>
        </w:rPr>
        <w:lastRenderedPageBreak/>
        <w:t>retention for this population. Additionally, demographic factors such as age and birth cohort significantly influenced treatment outcomes. This study provides valuable insights for improving SUD treatment programs in Latin America, emphasizing the importance of comprehensive data collection and the development of personalized treatment strategies to enhance patient retention and completion rates.</w:t>
      </w:r>
    </w:p>
    <w:p w14:paraId="00000051" w14:textId="77777777" w:rsidR="00E4483A" w:rsidRDefault="00000000">
      <w:pPr>
        <w:numPr>
          <w:ilvl w:val="0"/>
          <w:numId w:val="2"/>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BIBLIOGRAPHY</w:t>
      </w:r>
    </w:p>
    <w:p w14:paraId="00000052" w14:textId="77777777" w:rsidR="00E4483A" w:rsidRDefault="00E4483A">
      <w:pPr>
        <w:rPr>
          <w:rFonts w:ascii="Times New Roman" w:eastAsia="Times New Roman" w:hAnsi="Times New Roman" w:cs="Times New Roman"/>
          <w:sz w:val="24"/>
          <w:szCs w:val="24"/>
        </w:rPr>
      </w:pPr>
    </w:p>
    <w:p w14:paraId="00000053"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rFonts w:ascii="Times New Roman" w:eastAsia="Times New Roman" w:hAnsi="Times New Roman" w:cs="Times New Roman"/>
          <w:rPrChange w:id="29" w:author="José Ruiz-Tagle" w:date="2024-12-30T22:02:00Z">
            <w:rPr/>
          </w:rPrChange>
        </w:rPr>
        <w:t xml:space="preserve">Andersson, H. W., Lauvsnes, A. D. F., &amp; Nordfjærn, T. (2021). Emerging Adults in Inpatient Substance Use Treatment: A Prospective Cohort Study of Patient Characteristics and Treatment Outcomes. </w:t>
      </w:r>
      <w:r>
        <w:fldChar w:fldCharType="end"/>
      </w:r>
      <w:r>
        <w:fldChar w:fldCharType="begin"/>
      </w:r>
      <w:r>
        <w:instrText>HYPERLINK "https://www.zotero.org/google-docs/?Y23e5N" \h</w:instrText>
      </w:r>
      <w:r>
        <w:fldChar w:fldCharType="separate"/>
      </w:r>
      <w:r>
        <w:rPr>
          <w:rFonts w:ascii="Times New Roman" w:eastAsia="Times New Roman" w:hAnsi="Times New Roman" w:cs="Times New Roman"/>
          <w:i/>
          <w:rPrChange w:id="30" w:author="José Ruiz-Tagle" w:date="2024-12-30T22:02:00Z">
            <w:rPr>
              <w:i/>
            </w:rPr>
          </w:rPrChange>
        </w:rPr>
        <w:t>European Addiction Research</w:t>
      </w:r>
      <w:r>
        <w:fldChar w:fldCharType="end"/>
      </w:r>
      <w:r>
        <w:fldChar w:fldCharType="begin"/>
      </w:r>
      <w:r>
        <w:instrText>HYPERLINK "https://www.zotero.org/google-docs/?Y23e5N" \h</w:instrText>
      </w:r>
      <w:r>
        <w:fldChar w:fldCharType="separate"/>
      </w:r>
      <w:r>
        <w:rPr>
          <w:rFonts w:ascii="Times New Roman" w:eastAsia="Times New Roman" w:hAnsi="Times New Roman" w:cs="Times New Roman"/>
          <w:rPrChange w:id="31" w:author="José Ruiz-Tagle" w:date="2024-12-30T22:02:00Z">
            <w:rPr/>
          </w:rPrChange>
        </w:rPr>
        <w:t xml:space="preserve">, </w:t>
      </w:r>
      <w:r>
        <w:fldChar w:fldCharType="end"/>
      </w:r>
      <w:r>
        <w:fldChar w:fldCharType="begin"/>
      </w:r>
      <w:r>
        <w:instrText>HYPERLINK "https://www.zotero.org/google-docs/?Y23e5N" \h</w:instrText>
      </w:r>
      <w:r>
        <w:fldChar w:fldCharType="separate"/>
      </w:r>
      <w:r>
        <w:rPr>
          <w:rFonts w:ascii="Times New Roman" w:eastAsia="Times New Roman" w:hAnsi="Times New Roman" w:cs="Times New Roman"/>
          <w:i/>
          <w:rPrChange w:id="32" w:author="José Ruiz-Tagle" w:date="2024-12-30T22:02:00Z">
            <w:rPr>
              <w:i/>
            </w:rPr>
          </w:rPrChange>
        </w:rPr>
        <w:t>27</w:t>
      </w:r>
      <w:r>
        <w:fldChar w:fldCharType="end"/>
      </w:r>
      <w:r>
        <w:fldChar w:fldCharType="begin"/>
      </w:r>
      <w:r>
        <w:instrText>HYPERLINK "https://www.zotero.org/google-docs/?Y23e5N" \h</w:instrText>
      </w:r>
      <w:r>
        <w:fldChar w:fldCharType="separate"/>
      </w:r>
      <w:r>
        <w:rPr>
          <w:rFonts w:ascii="Times New Roman" w:eastAsia="Times New Roman" w:hAnsi="Times New Roman" w:cs="Times New Roman"/>
          <w:rPrChange w:id="33" w:author="José Ruiz-Tagle" w:date="2024-12-30T22:02:00Z">
            <w:rPr/>
          </w:rPrChange>
        </w:rPr>
        <w:t>(3), 206-215. https://doi.org/10.1159/000512156</w:t>
      </w:r>
      <w:r>
        <w:fldChar w:fldCharType="end"/>
      </w:r>
    </w:p>
    <w:p w14:paraId="00000054"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34" w:author="José Ruiz-Tagle" w:date="2024-12-30T22:02:00Z">
            <w:rPr/>
          </w:rPrChange>
        </w:rPr>
        <w:t xml:space="preserve">Andersson, H. W., Steinsbekk, A., Walderhaug, E., Otterholt, E., &amp; Nordfjærn, T. (2018). Predictors of Dropout From Inpatient Substance Use Treatment: A Prospective Cohort Study. </w:t>
      </w:r>
      <w:r>
        <w:fldChar w:fldCharType="end"/>
      </w:r>
      <w:r>
        <w:fldChar w:fldCharType="begin"/>
      </w:r>
      <w:r>
        <w:instrText>HYPERLINK "https://www.zotero.org/google-docs/?Y23e5N" \h</w:instrText>
      </w:r>
      <w:r>
        <w:fldChar w:fldCharType="separate"/>
      </w:r>
      <w:r>
        <w:rPr>
          <w:i/>
          <w:sz w:val="24"/>
          <w:szCs w:val="24"/>
          <w:rPrChange w:id="35" w:author="José Ruiz-Tagle" w:date="2024-12-30T22:02:00Z">
            <w:rPr>
              <w:i/>
            </w:rPr>
          </w:rPrChange>
        </w:rPr>
        <w:t>Substance Abuse: Research and Treatment</w:t>
      </w:r>
      <w:r>
        <w:fldChar w:fldCharType="end"/>
      </w:r>
      <w:r>
        <w:fldChar w:fldCharType="begin"/>
      </w:r>
      <w:r>
        <w:instrText>HYPERLINK "https://www.zotero.org/google-docs/?Y23e5N" \h</w:instrText>
      </w:r>
      <w:r>
        <w:fldChar w:fldCharType="separate"/>
      </w:r>
      <w:r>
        <w:rPr>
          <w:sz w:val="24"/>
          <w:szCs w:val="24"/>
          <w:rPrChange w:id="36"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37" w:author="José Ruiz-Tagle" w:date="2024-12-30T22:02:00Z">
            <w:rPr>
              <w:i/>
            </w:rPr>
          </w:rPrChange>
        </w:rPr>
        <w:t>12</w:t>
      </w:r>
      <w:r>
        <w:fldChar w:fldCharType="end"/>
      </w:r>
      <w:r>
        <w:fldChar w:fldCharType="begin"/>
      </w:r>
      <w:r>
        <w:instrText>HYPERLINK "https://www.zotero.org/google-docs/?Y23e5N" \h</w:instrText>
      </w:r>
      <w:r>
        <w:fldChar w:fldCharType="separate"/>
      </w:r>
      <w:r>
        <w:rPr>
          <w:sz w:val="24"/>
          <w:szCs w:val="24"/>
          <w:rPrChange w:id="38" w:author="José Ruiz-Tagle" w:date="2024-12-30T22:02:00Z">
            <w:rPr/>
          </w:rPrChange>
        </w:rPr>
        <w:t>, 1178221818760551. https://doi.org/10.1177/1178221818760551</w:t>
      </w:r>
      <w:r>
        <w:fldChar w:fldCharType="end"/>
      </w:r>
    </w:p>
    <w:p w14:paraId="00000055"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39" w:author="José Ruiz-Tagle" w:date="2024-12-30T22:02:00Z">
            <w:rPr/>
          </w:rPrChange>
        </w:rPr>
        <w:t xml:space="preserve">Andersson, H. W., Wenaas, M., &amp; Nordfjærn, T. (2019). Relapse after inpatient substance use treatment: A prospective cohort study among users of illicit substances. </w:t>
      </w:r>
      <w:r>
        <w:fldChar w:fldCharType="end"/>
      </w:r>
      <w:r>
        <w:fldChar w:fldCharType="begin"/>
      </w:r>
      <w:r>
        <w:instrText>HYPERLINK "https://www.zotero.org/google-docs/?Y23e5N" \h</w:instrText>
      </w:r>
      <w:r>
        <w:fldChar w:fldCharType="separate"/>
      </w:r>
      <w:r>
        <w:rPr>
          <w:i/>
          <w:sz w:val="24"/>
          <w:szCs w:val="24"/>
          <w:rPrChange w:id="40" w:author="José Ruiz-Tagle" w:date="2024-12-30T22:02:00Z">
            <w:rPr>
              <w:i/>
            </w:rPr>
          </w:rPrChange>
        </w:rPr>
        <w:t>Addictive Behaviors</w:t>
      </w:r>
      <w:r>
        <w:fldChar w:fldCharType="end"/>
      </w:r>
      <w:r>
        <w:fldChar w:fldCharType="begin"/>
      </w:r>
      <w:r>
        <w:instrText>HYPERLINK "https://www.zotero.org/google-docs/?Y23e5N" \h</w:instrText>
      </w:r>
      <w:r>
        <w:fldChar w:fldCharType="separate"/>
      </w:r>
      <w:r>
        <w:rPr>
          <w:sz w:val="24"/>
          <w:szCs w:val="24"/>
          <w:rPrChange w:id="41"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42" w:author="José Ruiz-Tagle" w:date="2024-12-30T22:02:00Z">
            <w:rPr>
              <w:i/>
            </w:rPr>
          </w:rPrChange>
        </w:rPr>
        <w:t>90</w:t>
      </w:r>
      <w:r>
        <w:fldChar w:fldCharType="end"/>
      </w:r>
      <w:r>
        <w:fldChar w:fldCharType="begin"/>
      </w:r>
      <w:r>
        <w:instrText>HYPERLINK "https://www.zotero.org/google-docs/?Y23e5N" \h</w:instrText>
      </w:r>
      <w:r>
        <w:fldChar w:fldCharType="separate"/>
      </w:r>
      <w:r>
        <w:rPr>
          <w:sz w:val="24"/>
          <w:szCs w:val="24"/>
          <w:rPrChange w:id="43" w:author="José Ruiz-Tagle" w:date="2024-12-30T22:02:00Z">
            <w:rPr/>
          </w:rPrChange>
        </w:rPr>
        <w:t>, 222-228. https://doi.org/10.1016/j.addbeh.2018.11.008</w:t>
      </w:r>
      <w:r>
        <w:fldChar w:fldCharType="end"/>
      </w:r>
    </w:p>
    <w:p w14:paraId="00000056"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44" w:author="José Ruiz-Tagle" w:date="2024-12-30T22:02:00Z">
            <w:rPr/>
          </w:rPrChange>
        </w:rPr>
        <w:t xml:space="preserve">Basu, D., Ghosh, A., Sarkar, S., Patra, B. N., Subodh, B. N., &amp; Mattoo, S. K. (2017). Initial treatment dropout in patients with substance use disorders attending a tertiary care de-addiction centre in north India. </w:t>
      </w:r>
      <w:r>
        <w:fldChar w:fldCharType="end"/>
      </w:r>
      <w:r>
        <w:fldChar w:fldCharType="begin"/>
      </w:r>
      <w:r>
        <w:instrText>HYPERLINK "https://www.zotero.org/google-docs/?Y23e5N" \h</w:instrText>
      </w:r>
      <w:r>
        <w:fldChar w:fldCharType="separate"/>
      </w:r>
      <w:r>
        <w:rPr>
          <w:i/>
          <w:sz w:val="24"/>
          <w:szCs w:val="24"/>
          <w:rPrChange w:id="45" w:author="José Ruiz-Tagle" w:date="2024-12-30T22:02:00Z">
            <w:rPr>
              <w:i/>
            </w:rPr>
          </w:rPrChange>
        </w:rPr>
        <w:t>Indian Journal of Medical Research</w:t>
      </w:r>
      <w:r>
        <w:fldChar w:fldCharType="end"/>
      </w:r>
      <w:r>
        <w:fldChar w:fldCharType="begin"/>
      </w:r>
      <w:r>
        <w:instrText>HYPERLINK "https://www.zotero.org/google-docs/?Y23e5N" \h</w:instrText>
      </w:r>
      <w:r>
        <w:fldChar w:fldCharType="separate"/>
      </w:r>
      <w:r>
        <w:rPr>
          <w:sz w:val="24"/>
          <w:szCs w:val="24"/>
          <w:rPrChange w:id="46"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47" w:author="José Ruiz-Tagle" w:date="2024-12-30T22:02:00Z">
            <w:rPr>
              <w:i/>
            </w:rPr>
          </w:rPrChange>
        </w:rPr>
        <w:t>146</w:t>
      </w:r>
      <w:r>
        <w:fldChar w:fldCharType="end"/>
      </w:r>
      <w:r>
        <w:fldChar w:fldCharType="begin"/>
      </w:r>
      <w:r>
        <w:instrText>HYPERLINK "https://www.zotero.org/google-docs/?Y23e5N" \h</w:instrText>
      </w:r>
      <w:r>
        <w:fldChar w:fldCharType="separate"/>
      </w:r>
      <w:r>
        <w:rPr>
          <w:sz w:val="24"/>
          <w:szCs w:val="24"/>
          <w:rPrChange w:id="48" w:author="José Ruiz-Tagle" w:date="2024-12-30T22:02:00Z">
            <w:rPr/>
          </w:rPrChange>
        </w:rPr>
        <w:t xml:space="preserve">(Suppl 2), S77-S84. </w:t>
      </w:r>
      <w:r>
        <w:rPr>
          <w:sz w:val="24"/>
          <w:szCs w:val="24"/>
          <w:rPrChange w:id="49" w:author="José Ruiz-Tagle" w:date="2024-12-30T22:02:00Z">
            <w:rPr/>
          </w:rPrChange>
        </w:rPr>
        <w:lastRenderedPageBreak/>
        <w:t>https://doi.org/10.4103/ijmr.IJMR_1309_15</w:t>
      </w:r>
      <w:r>
        <w:fldChar w:fldCharType="end"/>
      </w:r>
    </w:p>
    <w:p w14:paraId="00000057"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50" w:author="José Ruiz-Tagle" w:date="2024-12-30T22:02:00Z">
            <w:rPr/>
          </w:rPrChange>
        </w:rPr>
        <w:t xml:space="preserve">Beaulieu, M., Tremblay, J., &amp; Bertrand, K. (2024a). Adjustments to Service Organization in Specialized Addiction Services and Clinical Strategies for Better Meeting the Needs of People with a Persistent Substance Use Disorder. </w:t>
      </w:r>
      <w:r>
        <w:fldChar w:fldCharType="end"/>
      </w:r>
      <w:r>
        <w:fldChar w:fldCharType="begin"/>
      </w:r>
      <w:r>
        <w:instrText>HYPERLINK "https://www.zotero.org/google-docs/?Y23e5N" \h</w:instrText>
      </w:r>
      <w:r>
        <w:fldChar w:fldCharType="separate"/>
      </w:r>
      <w:r>
        <w:rPr>
          <w:i/>
          <w:sz w:val="24"/>
          <w:szCs w:val="24"/>
          <w:rPrChange w:id="51" w:author="José Ruiz-Tagle" w:date="2024-12-30T22:02:00Z">
            <w:rPr>
              <w:i/>
            </w:rPr>
          </w:rPrChange>
        </w:rPr>
        <w:t>International Journal of Mental Health and Addiction</w:t>
      </w:r>
      <w:r>
        <w:fldChar w:fldCharType="end"/>
      </w:r>
      <w:r>
        <w:fldChar w:fldCharType="begin"/>
      </w:r>
      <w:r>
        <w:instrText>HYPERLINK "https://www.zotero.org/google-docs/?Y23e5N" \h</w:instrText>
      </w:r>
      <w:r>
        <w:fldChar w:fldCharType="separate"/>
      </w:r>
      <w:r>
        <w:rPr>
          <w:sz w:val="24"/>
          <w:szCs w:val="24"/>
          <w:rPrChange w:id="52"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53" w:author="José Ruiz-Tagle" w:date="2024-12-30T22:02:00Z">
            <w:rPr>
              <w:i/>
            </w:rPr>
          </w:rPrChange>
        </w:rPr>
        <w:t>22</w:t>
      </w:r>
      <w:r>
        <w:fldChar w:fldCharType="end"/>
      </w:r>
      <w:r>
        <w:fldChar w:fldCharType="begin"/>
      </w:r>
      <w:r>
        <w:instrText>HYPERLINK "https://www.zotero.org/google-docs/?Y23e5N" \h</w:instrText>
      </w:r>
      <w:r>
        <w:fldChar w:fldCharType="separate"/>
      </w:r>
      <w:r>
        <w:rPr>
          <w:sz w:val="24"/>
          <w:szCs w:val="24"/>
          <w:rPrChange w:id="54" w:author="José Ruiz-Tagle" w:date="2024-12-30T22:02:00Z">
            <w:rPr/>
          </w:rPrChange>
        </w:rPr>
        <w:t>(4), 2229-2246. https://doi.org/10.1007/s11469-022-00982-z</w:t>
      </w:r>
      <w:r>
        <w:fldChar w:fldCharType="end"/>
      </w:r>
    </w:p>
    <w:p w14:paraId="00000058"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55" w:author="José Ruiz-Tagle" w:date="2024-12-30T22:02:00Z">
            <w:rPr/>
          </w:rPrChange>
        </w:rPr>
        <w:t xml:space="preserve">Beaulieu, M., Tremblay, J., &amp; Bertrand, K. (2024b). Adjustments to Service Organization in Specialized Addiction Services and Clinical Strategies for Better Meeting the Needs of People with a Persistent Substance Use Disorder. </w:t>
      </w:r>
      <w:r>
        <w:fldChar w:fldCharType="end"/>
      </w:r>
      <w:r>
        <w:fldChar w:fldCharType="begin"/>
      </w:r>
      <w:r>
        <w:instrText>HYPERLINK "https://www.zotero.org/google-docs/?Y23e5N" \h</w:instrText>
      </w:r>
      <w:r>
        <w:fldChar w:fldCharType="separate"/>
      </w:r>
      <w:r>
        <w:rPr>
          <w:i/>
          <w:sz w:val="24"/>
          <w:szCs w:val="24"/>
          <w:rPrChange w:id="56" w:author="José Ruiz-Tagle" w:date="2024-12-30T22:02:00Z">
            <w:rPr>
              <w:i/>
            </w:rPr>
          </w:rPrChange>
        </w:rPr>
        <w:t>International Journal of Mental Health and Addiction</w:t>
      </w:r>
      <w:r>
        <w:fldChar w:fldCharType="end"/>
      </w:r>
      <w:r>
        <w:fldChar w:fldCharType="begin"/>
      </w:r>
      <w:r>
        <w:instrText>HYPERLINK "https://www.zotero.org/google-docs/?Y23e5N" \h</w:instrText>
      </w:r>
      <w:r>
        <w:fldChar w:fldCharType="separate"/>
      </w:r>
      <w:r>
        <w:rPr>
          <w:sz w:val="24"/>
          <w:szCs w:val="24"/>
          <w:rPrChange w:id="57"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58" w:author="José Ruiz-Tagle" w:date="2024-12-30T22:02:00Z">
            <w:rPr>
              <w:i/>
            </w:rPr>
          </w:rPrChange>
        </w:rPr>
        <w:t>22</w:t>
      </w:r>
      <w:r>
        <w:fldChar w:fldCharType="end"/>
      </w:r>
      <w:r>
        <w:fldChar w:fldCharType="begin"/>
      </w:r>
      <w:r>
        <w:instrText>HYPERLINK "https://www.zotero.org/google-docs/?Y23e5N" \h</w:instrText>
      </w:r>
      <w:r>
        <w:fldChar w:fldCharType="separate"/>
      </w:r>
      <w:r>
        <w:rPr>
          <w:sz w:val="24"/>
          <w:szCs w:val="24"/>
          <w:rPrChange w:id="59" w:author="José Ruiz-Tagle" w:date="2024-12-30T22:02:00Z">
            <w:rPr/>
          </w:rPrChange>
        </w:rPr>
        <w:t>(4), 2229-2246. https://doi.org/10.1007/s11469-022-00982-z</w:t>
      </w:r>
      <w:r>
        <w:fldChar w:fldCharType="end"/>
      </w:r>
    </w:p>
    <w:p w14:paraId="00000059"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60" w:author="José Ruiz-Tagle" w:date="2024-12-30T22:02:00Z">
            <w:rPr/>
          </w:rPrChange>
        </w:rPr>
        <w:t xml:space="preserve">Bhondoekhan, F., Li, Y., Gaither, R., Daly, M. M., Hallowell, B. D., Chambers, L. C., Beaudoin, F. L., &amp; Marshall, B. D. L. (2023). The impact of polysubstance use patterns on engagement of substance use disorder treatment among emergency department patients at high risk of opioid overdose. </w:t>
      </w:r>
      <w:r>
        <w:fldChar w:fldCharType="end"/>
      </w:r>
      <w:r>
        <w:fldChar w:fldCharType="begin"/>
      </w:r>
      <w:r>
        <w:instrText>HYPERLINK "https://www.zotero.org/google-docs/?Y23e5N" \h</w:instrText>
      </w:r>
      <w:r>
        <w:fldChar w:fldCharType="separate"/>
      </w:r>
      <w:r>
        <w:rPr>
          <w:i/>
          <w:sz w:val="24"/>
          <w:szCs w:val="24"/>
          <w:rPrChange w:id="61" w:author="José Ruiz-Tagle" w:date="2024-12-30T22:02:00Z">
            <w:rPr>
              <w:i/>
            </w:rPr>
          </w:rPrChange>
        </w:rPr>
        <w:t>Addictive Behaviors Reports</w:t>
      </w:r>
      <w:r>
        <w:fldChar w:fldCharType="end"/>
      </w:r>
      <w:r>
        <w:fldChar w:fldCharType="begin"/>
      </w:r>
      <w:r>
        <w:instrText>HYPERLINK "https://www.zotero.org/google-docs/?Y23e5N" \h</w:instrText>
      </w:r>
      <w:r>
        <w:fldChar w:fldCharType="separate"/>
      </w:r>
      <w:r>
        <w:rPr>
          <w:sz w:val="24"/>
          <w:szCs w:val="24"/>
          <w:rPrChange w:id="62"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63" w:author="José Ruiz-Tagle" w:date="2024-12-30T22:02:00Z">
            <w:rPr>
              <w:i/>
            </w:rPr>
          </w:rPrChange>
        </w:rPr>
        <w:t>18</w:t>
      </w:r>
      <w:r>
        <w:fldChar w:fldCharType="end"/>
      </w:r>
      <w:r>
        <w:fldChar w:fldCharType="begin"/>
      </w:r>
      <w:r>
        <w:instrText>HYPERLINK "https://www.zotero.org/google-docs/?Y23e5N" \h</w:instrText>
      </w:r>
      <w:r>
        <w:fldChar w:fldCharType="separate"/>
      </w:r>
      <w:r>
        <w:rPr>
          <w:sz w:val="24"/>
          <w:szCs w:val="24"/>
          <w:rPrChange w:id="64" w:author="José Ruiz-Tagle" w:date="2024-12-30T22:02:00Z">
            <w:rPr/>
          </w:rPrChange>
        </w:rPr>
        <w:t>, 100512. https://doi.org/10.1016/j.abrep.2023.100512</w:t>
      </w:r>
      <w:r>
        <w:fldChar w:fldCharType="end"/>
      </w:r>
    </w:p>
    <w:p w14:paraId="0000005A"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65" w:author="José Ruiz-Tagle" w:date="2024-12-30T22:02:00Z">
            <w:rPr/>
          </w:rPrChange>
        </w:rPr>
        <w:t xml:space="preserve">Bonfiglio, N. S., Portoghese, I., Renati, R., Mascia, M. L., &amp; Penna, M. P. (2022). Polysubstance Use Patterns among Outpatients Undergoing Substance Use Disorder Treatment: A Latent Class </w:t>
      </w:r>
      <w:r>
        <w:rPr>
          <w:sz w:val="24"/>
          <w:szCs w:val="24"/>
          <w:rPrChange w:id="66" w:author="José Ruiz-Tagle" w:date="2024-12-30T22:02:00Z">
            <w:rPr/>
          </w:rPrChange>
        </w:rPr>
        <w:lastRenderedPageBreak/>
        <w:t xml:space="preserve">Analysis. </w:t>
      </w:r>
      <w:r>
        <w:fldChar w:fldCharType="end"/>
      </w:r>
      <w:r>
        <w:fldChar w:fldCharType="begin"/>
      </w:r>
      <w:r>
        <w:instrText>HYPERLINK "https://www.zotero.org/google-docs/?Y23e5N" \h</w:instrText>
      </w:r>
      <w:r>
        <w:fldChar w:fldCharType="separate"/>
      </w:r>
      <w:r>
        <w:rPr>
          <w:i/>
          <w:sz w:val="24"/>
          <w:szCs w:val="24"/>
          <w:rPrChange w:id="67" w:author="José Ruiz-Tagle" w:date="2024-12-30T22:02:00Z">
            <w:rPr>
              <w:i/>
            </w:rPr>
          </w:rPrChange>
        </w:rPr>
        <w:t>International Journal of Environmental Research and Public Health</w:t>
      </w:r>
      <w:r>
        <w:fldChar w:fldCharType="end"/>
      </w:r>
      <w:r>
        <w:fldChar w:fldCharType="begin"/>
      </w:r>
      <w:r>
        <w:instrText>HYPERLINK "https://www.zotero.org/google-docs/?Y23e5N" \h</w:instrText>
      </w:r>
      <w:r>
        <w:fldChar w:fldCharType="separate"/>
      </w:r>
      <w:r>
        <w:rPr>
          <w:sz w:val="24"/>
          <w:szCs w:val="24"/>
          <w:rPrChange w:id="68"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69" w:author="José Ruiz-Tagle" w:date="2024-12-30T22:02:00Z">
            <w:rPr>
              <w:i/>
            </w:rPr>
          </w:rPrChange>
        </w:rPr>
        <w:t>19</w:t>
      </w:r>
      <w:r>
        <w:fldChar w:fldCharType="end"/>
      </w:r>
      <w:r>
        <w:fldChar w:fldCharType="begin"/>
      </w:r>
      <w:r>
        <w:instrText>HYPERLINK "https://www.zotero.org/google-docs/?Y23e5N" \h</w:instrText>
      </w:r>
      <w:r>
        <w:fldChar w:fldCharType="separate"/>
      </w:r>
      <w:r>
        <w:rPr>
          <w:sz w:val="24"/>
          <w:szCs w:val="24"/>
          <w:rPrChange w:id="70" w:author="José Ruiz-Tagle" w:date="2024-12-30T22:02:00Z">
            <w:rPr/>
          </w:rPrChange>
        </w:rPr>
        <w:t>(24), 16759. https://doi.org/10.3390/ijerph192416759</w:t>
      </w:r>
      <w:r>
        <w:fldChar w:fldCharType="end"/>
      </w:r>
    </w:p>
    <w:p w14:paraId="0000005B"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rsidRPr="00215940">
        <w:rPr>
          <w:lang w:val="es-CL"/>
        </w:rPr>
        <w:instrText>HYPERLINK "https://www.zotero.org/google-docs/?Y23e5N" \h</w:instrText>
      </w:r>
      <w:r>
        <w:fldChar w:fldCharType="separate"/>
      </w:r>
      <w:r w:rsidRPr="00215940">
        <w:rPr>
          <w:sz w:val="24"/>
          <w:szCs w:val="24"/>
          <w:lang w:val="es-CL"/>
          <w:rPrChange w:id="71" w:author="José Ruiz-Tagle" w:date="2024-12-30T22:02:00Z">
            <w:rPr/>
          </w:rPrChange>
        </w:rPr>
        <w:t xml:space="preserve">Bórquez, I., Cerdá, M., González‐Santa Cruz, A., Krawczyk, N., &amp; Castillo‐Carniglia, Á. (2024). </w:t>
      </w:r>
      <w:r>
        <w:rPr>
          <w:sz w:val="24"/>
          <w:szCs w:val="24"/>
          <w:rPrChange w:id="72" w:author="José Ruiz-Tagle" w:date="2024-12-30T22:02:00Z">
            <w:rPr/>
          </w:rPrChange>
        </w:rPr>
        <w:t xml:space="preserve">Longitudinal trajectories of substance use disorder treatment use: A latent class growth analysis using a national cohort in Chile. </w:t>
      </w:r>
      <w:r>
        <w:fldChar w:fldCharType="end"/>
      </w:r>
      <w:r>
        <w:fldChar w:fldCharType="begin"/>
      </w:r>
      <w:r>
        <w:instrText>HYPERLINK "https://www.zotero.org/google-docs/?Y23e5N" \h</w:instrText>
      </w:r>
      <w:r>
        <w:fldChar w:fldCharType="separate"/>
      </w:r>
      <w:r>
        <w:rPr>
          <w:i/>
          <w:sz w:val="24"/>
          <w:szCs w:val="24"/>
          <w:rPrChange w:id="73" w:author="José Ruiz-Tagle" w:date="2024-12-30T22:02:00Z">
            <w:rPr>
              <w:i/>
            </w:rPr>
          </w:rPrChange>
        </w:rPr>
        <w:t>Addiction</w:t>
      </w:r>
      <w:r>
        <w:fldChar w:fldCharType="end"/>
      </w:r>
      <w:r>
        <w:fldChar w:fldCharType="begin"/>
      </w:r>
      <w:r>
        <w:instrText>HYPERLINK "https://www.zotero.org/google-docs/?Y23e5N" \h</w:instrText>
      </w:r>
      <w:r>
        <w:fldChar w:fldCharType="separate"/>
      </w:r>
      <w:r>
        <w:rPr>
          <w:sz w:val="24"/>
          <w:szCs w:val="24"/>
          <w:rPrChange w:id="74"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75" w:author="José Ruiz-Tagle" w:date="2024-12-30T22:02:00Z">
            <w:rPr>
              <w:i/>
            </w:rPr>
          </w:rPrChange>
        </w:rPr>
        <w:t>119</w:t>
      </w:r>
      <w:r>
        <w:fldChar w:fldCharType="end"/>
      </w:r>
      <w:r>
        <w:fldChar w:fldCharType="begin"/>
      </w:r>
      <w:r>
        <w:instrText>HYPERLINK "https://www.zotero.org/google-docs/?Y23e5N" \h</w:instrText>
      </w:r>
      <w:r>
        <w:fldChar w:fldCharType="separate"/>
      </w:r>
      <w:r>
        <w:rPr>
          <w:sz w:val="24"/>
          <w:szCs w:val="24"/>
          <w:rPrChange w:id="76" w:author="José Ruiz-Tagle" w:date="2024-12-30T22:02:00Z">
            <w:rPr/>
          </w:rPrChange>
        </w:rPr>
        <w:t>(4), 753-765. https://doi.org/10.1111/add.16412</w:t>
      </w:r>
      <w:r>
        <w:fldChar w:fldCharType="end"/>
      </w:r>
    </w:p>
    <w:p w14:paraId="0000005C"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77" w:author="José Ruiz-Tagle" w:date="2024-12-30T22:02:00Z">
            <w:rPr/>
          </w:rPrChange>
        </w:rPr>
        <w:t xml:space="preserve">Bunting, A. M., Shearer, R., Linden-Carmichael, A. N., Williams, A. R., Comer, S. D., Cerdá, M., &amp; Lorvick, J. (2024). Are you thinking what I’m thinking? Defining what we mean by “polysubstance use.” </w:t>
      </w:r>
      <w:r>
        <w:fldChar w:fldCharType="end"/>
      </w:r>
      <w:r>
        <w:fldChar w:fldCharType="begin"/>
      </w:r>
      <w:r>
        <w:instrText>HYPERLINK "https://www.zotero.org/google-docs/?Y23e5N" \h</w:instrText>
      </w:r>
      <w:r>
        <w:fldChar w:fldCharType="separate"/>
      </w:r>
      <w:r>
        <w:rPr>
          <w:i/>
          <w:sz w:val="24"/>
          <w:szCs w:val="24"/>
          <w:rPrChange w:id="78" w:author="José Ruiz-Tagle" w:date="2024-12-30T22:02:00Z">
            <w:rPr>
              <w:i/>
            </w:rPr>
          </w:rPrChange>
        </w:rPr>
        <w:t>The American Journal of Drug and Alcohol Abuse</w:t>
      </w:r>
      <w:r>
        <w:fldChar w:fldCharType="end"/>
      </w:r>
      <w:r>
        <w:fldChar w:fldCharType="begin"/>
      </w:r>
      <w:r>
        <w:instrText>HYPERLINK "https://www.zotero.org/google-docs/?Y23e5N" \h</w:instrText>
      </w:r>
      <w:r>
        <w:fldChar w:fldCharType="separate"/>
      </w:r>
      <w:r>
        <w:rPr>
          <w:sz w:val="24"/>
          <w:szCs w:val="24"/>
          <w:rPrChange w:id="79"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80" w:author="José Ruiz-Tagle" w:date="2024-12-30T22:02:00Z">
            <w:rPr>
              <w:i/>
            </w:rPr>
          </w:rPrChange>
        </w:rPr>
        <w:t>50</w:t>
      </w:r>
      <w:r>
        <w:fldChar w:fldCharType="end"/>
      </w:r>
      <w:r>
        <w:fldChar w:fldCharType="begin"/>
      </w:r>
      <w:r>
        <w:instrText>HYPERLINK "https://www.zotero.org/google-docs/?Y23e5N" \h</w:instrText>
      </w:r>
      <w:r>
        <w:fldChar w:fldCharType="separate"/>
      </w:r>
      <w:r>
        <w:rPr>
          <w:sz w:val="24"/>
          <w:szCs w:val="24"/>
          <w:rPrChange w:id="81" w:author="José Ruiz-Tagle" w:date="2024-12-30T22:02:00Z">
            <w:rPr/>
          </w:rPrChange>
        </w:rPr>
        <w:t>(1), 1-7. https://doi.org/10.1080/00952990.2023.2248360</w:t>
      </w:r>
      <w:r>
        <w:fldChar w:fldCharType="end"/>
      </w:r>
    </w:p>
    <w:p w14:paraId="0000005D"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82" w:author="José Ruiz-Tagle" w:date="2024-12-30T22:02:00Z">
            <w:rPr/>
          </w:rPrChange>
        </w:rPr>
        <w:t xml:space="preserve">Chen, T., Zhong, N., Du, J., Li, Z., Zhao, Y., Sun, H., Chen, Z., Jiang, H., &amp; Zhao, M. (2019). Polydrug use patterns and their impact on relapse among heroin‐dependent patients in Shanghai, China. </w:t>
      </w:r>
      <w:r>
        <w:fldChar w:fldCharType="end"/>
      </w:r>
      <w:r>
        <w:fldChar w:fldCharType="begin"/>
      </w:r>
      <w:r>
        <w:instrText>HYPERLINK "https://www.zotero.org/google-docs/?Y23e5N" \h</w:instrText>
      </w:r>
      <w:r>
        <w:fldChar w:fldCharType="separate"/>
      </w:r>
      <w:r>
        <w:rPr>
          <w:i/>
          <w:sz w:val="24"/>
          <w:szCs w:val="24"/>
          <w:rPrChange w:id="83" w:author="José Ruiz-Tagle" w:date="2024-12-30T22:02:00Z">
            <w:rPr>
              <w:i/>
            </w:rPr>
          </w:rPrChange>
        </w:rPr>
        <w:t>Addiction</w:t>
      </w:r>
      <w:r>
        <w:fldChar w:fldCharType="end"/>
      </w:r>
      <w:r>
        <w:fldChar w:fldCharType="begin"/>
      </w:r>
      <w:r>
        <w:instrText>HYPERLINK "https://www.zotero.org/google-docs/?Y23e5N" \h</w:instrText>
      </w:r>
      <w:r>
        <w:fldChar w:fldCharType="separate"/>
      </w:r>
      <w:r>
        <w:rPr>
          <w:sz w:val="24"/>
          <w:szCs w:val="24"/>
          <w:rPrChange w:id="84"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85" w:author="José Ruiz-Tagle" w:date="2024-12-30T22:02:00Z">
            <w:rPr>
              <w:i/>
            </w:rPr>
          </w:rPrChange>
        </w:rPr>
        <w:t>114</w:t>
      </w:r>
      <w:r>
        <w:fldChar w:fldCharType="end"/>
      </w:r>
      <w:r>
        <w:fldChar w:fldCharType="begin"/>
      </w:r>
      <w:r>
        <w:instrText>HYPERLINK "https://www.zotero.org/google-docs/?Y23e5N" \h</w:instrText>
      </w:r>
      <w:r>
        <w:fldChar w:fldCharType="separate"/>
      </w:r>
      <w:r>
        <w:rPr>
          <w:sz w:val="24"/>
          <w:szCs w:val="24"/>
          <w:rPrChange w:id="86" w:author="José Ruiz-Tagle" w:date="2024-12-30T22:02:00Z">
            <w:rPr/>
          </w:rPrChange>
        </w:rPr>
        <w:t>(2), 259-267. https://doi.org/10.1111/add.14451</w:t>
      </w:r>
      <w:r>
        <w:fldChar w:fldCharType="end"/>
      </w:r>
    </w:p>
    <w:p w14:paraId="0000005E"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87" w:author="José Ruiz-Tagle" w:date="2024-12-30T22:02:00Z">
            <w:rPr/>
          </w:rPrChange>
        </w:rPr>
        <w:t xml:space="preserve">Choi, H. J., Grigorian, H., Garner, A., Stuart, G. L., &amp; Temple, Jeff. R. (2022). Polydrug Use and Dating Violence Among Emerging Adults. </w:t>
      </w:r>
      <w:r>
        <w:fldChar w:fldCharType="end"/>
      </w:r>
      <w:r>
        <w:fldChar w:fldCharType="begin"/>
      </w:r>
      <w:r>
        <w:instrText>HYPERLINK "https://www.zotero.org/google-docs/?Y23e5N" \h</w:instrText>
      </w:r>
      <w:r>
        <w:fldChar w:fldCharType="separate"/>
      </w:r>
      <w:r>
        <w:rPr>
          <w:i/>
          <w:sz w:val="24"/>
          <w:szCs w:val="24"/>
          <w:rPrChange w:id="88" w:author="José Ruiz-Tagle" w:date="2024-12-30T22:02:00Z">
            <w:rPr>
              <w:i/>
            </w:rPr>
          </w:rPrChange>
        </w:rPr>
        <w:t>Journal of Interpersonal Violence</w:t>
      </w:r>
      <w:r>
        <w:fldChar w:fldCharType="end"/>
      </w:r>
      <w:r>
        <w:fldChar w:fldCharType="begin"/>
      </w:r>
      <w:r>
        <w:instrText>HYPERLINK "https://www.zotero.org/google-docs/?Y23e5N" \h</w:instrText>
      </w:r>
      <w:r>
        <w:fldChar w:fldCharType="separate"/>
      </w:r>
      <w:r>
        <w:rPr>
          <w:sz w:val="24"/>
          <w:szCs w:val="24"/>
          <w:rPrChange w:id="89"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90" w:author="José Ruiz-Tagle" w:date="2024-12-30T22:02:00Z">
            <w:rPr>
              <w:i/>
            </w:rPr>
          </w:rPrChange>
        </w:rPr>
        <w:t>37</w:t>
      </w:r>
      <w:r>
        <w:fldChar w:fldCharType="end"/>
      </w:r>
      <w:r>
        <w:fldChar w:fldCharType="begin"/>
      </w:r>
      <w:r>
        <w:instrText>HYPERLINK "https://www.zotero.org/google-docs/?Y23e5N" \h</w:instrText>
      </w:r>
      <w:r>
        <w:fldChar w:fldCharType="separate"/>
      </w:r>
      <w:r>
        <w:rPr>
          <w:sz w:val="24"/>
          <w:szCs w:val="24"/>
          <w:rPrChange w:id="91" w:author="José Ruiz-Tagle" w:date="2024-12-30T22:02:00Z">
            <w:rPr/>
          </w:rPrChange>
        </w:rPr>
        <w:t>(5-6), 2190-2217. https://doi.org/10.1177/0886260520934427</w:t>
      </w:r>
      <w:r>
        <w:fldChar w:fldCharType="end"/>
      </w:r>
    </w:p>
    <w:p w14:paraId="0000005F"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92" w:author="José Ruiz-Tagle" w:date="2024-12-30T22:02:00Z">
            <w:rPr/>
          </w:rPrChange>
        </w:rPr>
        <w:t xml:space="preserve">Connor, J. P., Gullo, M. J., White, A., &amp; Kelly, A. B. (2014). </w:t>
      </w:r>
      <w:r>
        <w:rPr>
          <w:sz w:val="24"/>
          <w:szCs w:val="24"/>
          <w:rPrChange w:id="93" w:author="José Ruiz-Tagle" w:date="2024-12-30T22:02:00Z">
            <w:rPr/>
          </w:rPrChange>
        </w:rPr>
        <w:lastRenderedPageBreak/>
        <w:t xml:space="preserve">Polysubstance use: Diagnostic challenges, patterns of use and health. </w:t>
      </w:r>
      <w:r>
        <w:fldChar w:fldCharType="end"/>
      </w:r>
      <w:r>
        <w:fldChar w:fldCharType="begin"/>
      </w:r>
      <w:r>
        <w:instrText>HYPERLINK "https://www.zotero.org/google-docs/?Y23e5N" \h</w:instrText>
      </w:r>
      <w:r>
        <w:fldChar w:fldCharType="separate"/>
      </w:r>
      <w:r>
        <w:rPr>
          <w:i/>
          <w:sz w:val="24"/>
          <w:szCs w:val="24"/>
          <w:rPrChange w:id="94" w:author="José Ruiz-Tagle" w:date="2024-12-30T22:02:00Z">
            <w:rPr>
              <w:i/>
            </w:rPr>
          </w:rPrChange>
        </w:rPr>
        <w:t>Current Opinion in Psychiatry</w:t>
      </w:r>
      <w:r>
        <w:fldChar w:fldCharType="end"/>
      </w:r>
      <w:r>
        <w:fldChar w:fldCharType="begin"/>
      </w:r>
      <w:r>
        <w:instrText>HYPERLINK "https://www.zotero.org/google-docs/?Y23e5N" \h</w:instrText>
      </w:r>
      <w:r>
        <w:fldChar w:fldCharType="separate"/>
      </w:r>
      <w:r>
        <w:rPr>
          <w:sz w:val="24"/>
          <w:szCs w:val="24"/>
          <w:rPrChange w:id="95"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96" w:author="José Ruiz-Tagle" w:date="2024-12-30T22:02:00Z">
            <w:rPr>
              <w:i/>
            </w:rPr>
          </w:rPrChange>
        </w:rPr>
        <w:t>27</w:t>
      </w:r>
      <w:r>
        <w:fldChar w:fldCharType="end"/>
      </w:r>
      <w:r>
        <w:fldChar w:fldCharType="begin"/>
      </w:r>
      <w:r>
        <w:instrText>HYPERLINK "https://www.zotero.org/google-docs/?Y23e5N" \h</w:instrText>
      </w:r>
      <w:r>
        <w:fldChar w:fldCharType="separate"/>
      </w:r>
      <w:r>
        <w:rPr>
          <w:sz w:val="24"/>
          <w:szCs w:val="24"/>
          <w:rPrChange w:id="97" w:author="José Ruiz-Tagle" w:date="2024-12-30T22:02:00Z">
            <w:rPr/>
          </w:rPrChange>
        </w:rPr>
        <w:t>(4), 269-275. https://doi.org/10.1097/YCO.0000000000000069</w:t>
      </w:r>
      <w:r>
        <w:fldChar w:fldCharType="end"/>
      </w:r>
    </w:p>
    <w:p w14:paraId="00000060"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98" w:author="José Ruiz-Tagle" w:date="2024-12-30T22:02:00Z">
            <w:rPr/>
          </w:rPrChange>
        </w:rPr>
        <w:t xml:space="preserve">Crummy, E. A., O’Neal, T. J., Baskin, B. M., &amp; Ferguson, S. M. (2020). One Is Not Enough: Understanding and Modeling Polysubstance Use. </w:t>
      </w:r>
      <w:r>
        <w:fldChar w:fldCharType="end"/>
      </w:r>
      <w:r>
        <w:fldChar w:fldCharType="begin"/>
      </w:r>
      <w:r>
        <w:instrText>HYPERLINK "https://www.zotero.org/google-docs/?Y23e5N" \h</w:instrText>
      </w:r>
      <w:r>
        <w:fldChar w:fldCharType="separate"/>
      </w:r>
      <w:r>
        <w:rPr>
          <w:i/>
          <w:sz w:val="24"/>
          <w:szCs w:val="24"/>
          <w:rPrChange w:id="99" w:author="José Ruiz-Tagle" w:date="2024-12-30T22:02:00Z">
            <w:rPr>
              <w:i/>
            </w:rPr>
          </w:rPrChange>
        </w:rPr>
        <w:t>Frontiers in Neuroscience</w:t>
      </w:r>
      <w:r>
        <w:fldChar w:fldCharType="end"/>
      </w:r>
      <w:r>
        <w:fldChar w:fldCharType="begin"/>
      </w:r>
      <w:r>
        <w:instrText>HYPERLINK "https://www.zotero.org/google-docs/?Y23e5N" \h</w:instrText>
      </w:r>
      <w:r>
        <w:fldChar w:fldCharType="separate"/>
      </w:r>
      <w:r>
        <w:rPr>
          <w:sz w:val="24"/>
          <w:szCs w:val="24"/>
          <w:rPrChange w:id="100"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101" w:author="José Ruiz-Tagle" w:date="2024-12-30T22:02:00Z">
            <w:rPr>
              <w:i/>
            </w:rPr>
          </w:rPrChange>
        </w:rPr>
        <w:t>14</w:t>
      </w:r>
      <w:r>
        <w:fldChar w:fldCharType="end"/>
      </w:r>
      <w:r>
        <w:fldChar w:fldCharType="begin"/>
      </w:r>
      <w:r>
        <w:instrText>HYPERLINK "https://www.zotero.org/google-docs/?Y23e5N" \h</w:instrText>
      </w:r>
      <w:r>
        <w:fldChar w:fldCharType="separate"/>
      </w:r>
      <w:r>
        <w:rPr>
          <w:sz w:val="24"/>
          <w:szCs w:val="24"/>
          <w:rPrChange w:id="102" w:author="José Ruiz-Tagle" w:date="2024-12-30T22:02:00Z">
            <w:rPr/>
          </w:rPrChange>
        </w:rPr>
        <w:t>, 569. https://doi.org/10.3389/fnins.2020.00569</w:t>
      </w:r>
      <w:r>
        <w:fldChar w:fldCharType="end"/>
      </w:r>
    </w:p>
    <w:p w14:paraId="00000061"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103" w:author="José Ruiz-Tagle" w:date="2024-12-30T22:02:00Z">
            <w:rPr/>
          </w:rPrChange>
        </w:rPr>
        <w:t xml:space="preserve">Daskalopoulou, M., Rodger, A., Phillips, A. N., Sherr, L., Speakman, A., Collins, S., Elford, J., Johnson, M. A., Gilson, R., Fisher, M., Wilkins, E., Anderson, J., McDonnell, J., Edwards, S., Perry, N., O’Connell, R., Lascar, M., Jones, M., Johnson, A. M., … Lampe, F. C. (2014). Recreational drug use, polydrug use, and sexual behaviour in HIV-diagnosed men who have sex with men in the UK: Results from the cross-sectional ASTRA study. </w:t>
      </w:r>
      <w:r>
        <w:fldChar w:fldCharType="end"/>
      </w:r>
      <w:r>
        <w:fldChar w:fldCharType="begin"/>
      </w:r>
      <w:r>
        <w:instrText>HYPERLINK "https://www.zotero.org/google-docs/?Y23e5N" \h</w:instrText>
      </w:r>
      <w:r>
        <w:fldChar w:fldCharType="separate"/>
      </w:r>
      <w:r>
        <w:rPr>
          <w:i/>
          <w:sz w:val="24"/>
          <w:szCs w:val="24"/>
          <w:rPrChange w:id="104" w:author="José Ruiz-Tagle" w:date="2024-12-30T22:02:00Z">
            <w:rPr>
              <w:i/>
            </w:rPr>
          </w:rPrChange>
        </w:rPr>
        <w:t>The Lancet HIV</w:t>
      </w:r>
      <w:r>
        <w:fldChar w:fldCharType="end"/>
      </w:r>
      <w:r>
        <w:fldChar w:fldCharType="begin"/>
      </w:r>
      <w:r>
        <w:instrText>HYPERLINK "https://www.zotero.org/google-docs/?Y23e5N" \h</w:instrText>
      </w:r>
      <w:r>
        <w:fldChar w:fldCharType="separate"/>
      </w:r>
      <w:r>
        <w:rPr>
          <w:sz w:val="24"/>
          <w:szCs w:val="24"/>
          <w:rPrChange w:id="105"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106" w:author="José Ruiz-Tagle" w:date="2024-12-30T22:02:00Z">
            <w:rPr>
              <w:i/>
            </w:rPr>
          </w:rPrChange>
        </w:rPr>
        <w:t>1</w:t>
      </w:r>
      <w:r>
        <w:fldChar w:fldCharType="end"/>
      </w:r>
      <w:r>
        <w:fldChar w:fldCharType="begin"/>
      </w:r>
      <w:r>
        <w:instrText>HYPERLINK "https://www.zotero.org/google-docs/?Y23e5N" \h</w:instrText>
      </w:r>
      <w:r>
        <w:fldChar w:fldCharType="separate"/>
      </w:r>
      <w:r>
        <w:rPr>
          <w:sz w:val="24"/>
          <w:szCs w:val="24"/>
          <w:rPrChange w:id="107" w:author="José Ruiz-Tagle" w:date="2024-12-30T22:02:00Z">
            <w:rPr/>
          </w:rPrChange>
        </w:rPr>
        <w:t>(1), e22-e31. https://doi.org/10.1016/S2352-3018(14)70001-3</w:t>
      </w:r>
      <w:r>
        <w:fldChar w:fldCharType="end"/>
      </w:r>
    </w:p>
    <w:p w14:paraId="00000062"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108" w:author="José Ruiz-Tagle" w:date="2024-12-30T22:02:00Z">
            <w:rPr/>
          </w:rPrChange>
        </w:rPr>
        <w:t xml:space="preserve">Dickman, P. (2023). </w:t>
      </w:r>
      <w:r>
        <w:fldChar w:fldCharType="end"/>
      </w:r>
      <w:r>
        <w:fldChar w:fldCharType="begin"/>
      </w:r>
      <w:r>
        <w:instrText>HYPERLINK "https://www.zotero.org/google-docs/?Y23e5N" \h</w:instrText>
      </w:r>
      <w:r>
        <w:fldChar w:fldCharType="separate"/>
      </w:r>
      <w:r>
        <w:rPr>
          <w:i/>
          <w:sz w:val="24"/>
          <w:szCs w:val="24"/>
          <w:rPrChange w:id="109" w:author="José Ruiz-Tagle" w:date="2024-12-30T22:02:00Z">
            <w:rPr>
              <w:i/>
            </w:rPr>
          </w:rPrChange>
        </w:rPr>
        <w:t>An introduction to flexible parametric survival models and a discussion of the proportional hazards assumption</w:t>
      </w:r>
      <w:r>
        <w:fldChar w:fldCharType="end"/>
      </w:r>
      <w:r>
        <w:fldChar w:fldCharType="begin"/>
      </w:r>
      <w:r>
        <w:instrText>HYPERLINK "https://www.zotero.org/google-docs/?Y23e5N" \h</w:instrText>
      </w:r>
      <w:r>
        <w:fldChar w:fldCharType="separate"/>
      </w:r>
      <w:r>
        <w:rPr>
          <w:sz w:val="24"/>
          <w:szCs w:val="24"/>
          <w:rPrChange w:id="110" w:author="José Ruiz-Tagle" w:date="2024-12-30T22:02:00Z">
            <w:rPr/>
          </w:rPrChange>
        </w:rPr>
        <w:t>. Department of Statistics and Quantitative Methods, University of Milano-Bicocca. https://www.pauldickman.com/pdf/talk-milan-mar2023.pdf</w:t>
      </w:r>
      <w:r>
        <w:fldChar w:fldCharType="end"/>
      </w:r>
    </w:p>
    <w:p w14:paraId="00000063" w14:textId="77777777" w:rsidR="00E4483A" w:rsidRPr="00215940"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lang w:val="es-CL"/>
        </w:rPr>
      </w:pPr>
      <w:r>
        <w:fldChar w:fldCharType="begin"/>
      </w:r>
      <w:r w:rsidRPr="00215940">
        <w:rPr>
          <w:lang w:val="es-CL"/>
        </w:rPr>
        <w:instrText>HYPERLINK "https://www.zotero.org/google-docs/?Y23e5N" \h</w:instrText>
      </w:r>
      <w:r>
        <w:fldChar w:fldCharType="separate"/>
      </w:r>
      <w:r w:rsidRPr="00215940">
        <w:rPr>
          <w:sz w:val="24"/>
          <w:szCs w:val="24"/>
          <w:lang w:val="es-CL"/>
          <w:rPrChange w:id="111" w:author="José Ruiz-Tagle" w:date="2024-12-30T22:02:00Z">
            <w:rPr/>
          </w:rPrChange>
        </w:rPr>
        <w:t xml:space="preserve">DIPRES. (2017). </w:t>
      </w:r>
      <w:r>
        <w:fldChar w:fldCharType="end"/>
      </w:r>
      <w:r>
        <w:fldChar w:fldCharType="begin"/>
      </w:r>
      <w:r w:rsidRPr="00215940">
        <w:rPr>
          <w:lang w:val="es-CL"/>
        </w:rPr>
        <w:instrText>HYPERLINK "https://www.zotero.org/google-docs/?Y23e5N" \h</w:instrText>
      </w:r>
      <w:r>
        <w:fldChar w:fldCharType="separate"/>
      </w:r>
      <w:r w:rsidRPr="00215940">
        <w:rPr>
          <w:i/>
          <w:sz w:val="24"/>
          <w:szCs w:val="24"/>
          <w:lang w:val="es-CL"/>
          <w:rPrChange w:id="112" w:author="José Ruiz-Tagle" w:date="2024-12-30T22:02:00Z">
            <w:rPr>
              <w:i/>
            </w:rPr>
          </w:rPrChange>
        </w:rPr>
        <w:t xml:space="preserve">Informe Final: Evaluación de resultados de los </w:t>
      </w:r>
      <w:r w:rsidRPr="00215940">
        <w:rPr>
          <w:i/>
          <w:sz w:val="24"/>
          <w:szCs w:val="24"/>
          <w:lang w:val="es-CL"/>
          <w:rPrChange w:id="113" w:author="José Ruiz-Tagle" w:date="2024-12-30T22:02:00Z">
            <w:rPr>
              <w:i/>
            </w:rPr>
          </w:rPrChange>
        </w:rPr>
        <w:lastRenderedPageBreak/>
        <w:t>programas de tratamiento y rehabilitación del Servicio nacional para la prevención y rehabilitación del consumo de drogas y alcohol</w:t>
      </w:r>
      <w:r>
        <w:fldChar w:fldCharType="end"/>
      </w:r>
      <w:r>
        <w:fldChar w:fldCharType="begin"/>
      </w:r>
      <w:r w:rsidRPr="00215940">
        <w:rPr>
          <w:lang w:val="es-CL"/>
        </w:rPr>
        <w:instrText>HYPERLINK "https://www.zotero.org/google-docs/?Y23e5N" \h</w:instrText>
      </w:r>
      <w:r>
        <w:fldChar w:fldCharType="separate"/>
      </w:r>
      <w:r w:rsidRPr="00215940">
        <w:rPr>
          <w:sz w:val="24"/>
          <w:szCs w:val="24"/>
          <w:lang w:val="es-CL"/>
          <w:rPrChange w:id="114" w:author="José Ruiz-Tagle" w:date="2024-12-30T22:02:00Z">
            <w:rPr/>
          </w:rPrChange>
        </w:rPr>
        <w:t>.</w:t>
      </w:r>
      <w:r>
        <w:fldChar w:fldCharType="end"/>
      </w:r>
    </w:p>
    <w:p w14:paraId="00000064"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115" w:author="José Ruiz-Tagle" w:date="2024-12-30T22:02:00Z">
            <w:rPr/>
          </w:rPrChange>
        </w:rPr>
        <w:t xml:space="preserve">Fleury, M.-J., Djouini, A., Huỳnh, C., Tremblay, J., Ferland, F., Ménard, J.-M., &amp; Belleville, G. (2016). Remission from substance use disorders: A systematic review and meta-analysis. </w:t>
      </w:r>
      <w:r>
        <w:fldChar w:fldCharType="end"/>
      </w:r>
      <w:r>
        <w:fldChar w:fldCharType="begin"/>
      </w:r>
      <w:r>
        <w:instrText>HYPERLINK "https://www.zotero.org/google-docs/?Y23e5N" \h</w:instrText>
      </w:r>
      <w:r>
        <w:fldChar w:fldCharType="separate"/>
      </w:r>
      <w:r>
        <w:rPr>
          <w:i/>
          <w:sz w:val="24"/>
          <w:szCs w:val="24"/>
          <w:rPrChange w:id="116" w:author="José Ruiz-Tagle" w:date="2024-12-30T22:02:00Z">
            <w:rPr>
              <w:i/>
            </w:rPr>
          </w:rPrChange>
        </w:rPr>
        <w:t>Drug and Alcohol Dependence</w:t>
      </w:r>
      <w:r>
        <w:fldChar w:fldCharType="end"/>
      </w:r>
      <w:r>
        <w:fldChar w:fldCharType="begin"/>
      </w:r>
      <w:r>
        <w:instrText>HYPERLINK "https://www.zotero.org/google-docs/?Y23e5N" \h</w:instrText>
      </w:r>
      <w:r>
        <w:fldChar w:fldCharType="separate"/>
      </w:r>
      <w:r>
        <w:rPr>
          <w:sz w:val="24"/>
          <w:szCs w:val="24"/>
          <w:rPrChange w:id="117"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118" w:author="José Ruiz-Tagle" w:date="2024-12-30T22:02:00Z">
            <w:rPr>
              <w:i/>
            </w:rPr>
          </w:rPrChange>
        </w:rPr>
        <w:t>168</w:t>
      </w:r>
      <w:r>
        <w:fldChar w:fldCharType="end"/>
      </w:r>
      <w:r>
        <w:fldChar w:fldCharType="begin"/>
      </w:r>
      <w:r>
        <w:instrText>HYPERLINK "https://www.zotero.org/google-docs/?Y23e5N" \h</w:instrText>
      </w:r>
      <w:r>
        <w:fldChar w:fldCharType="separate"/>
      </w:r>
      <w:r>
        <w:rPr>
          <w:sz w:val="24"/>
          <w:szCs w:val="24"/>
          <w:rPrChange w:id="119" w:author="José Ruiz-Tagle" w:date="2024-12-30T22:02:00Z">
            <w:rPr/>
          </w:rPrChange>
        </w:rPr>
        <w:t>, 293-306. https://doi.org/10.1016/j.drugalcdep.2016.08.625</w:t>
      </w:r>
      <w:r>
        <w:fldChar w:fldCharType="end"/>
      </w:r>
    </w:p>
    <w:p w14:paraId="00000065"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120" w:author="José Ruiz-Tagle" w:date="2024-12-30T22:02:00Z">
            <w:rPr/>
          </w:rPrChange>
        </w:rPr>
        <w:t xml:space="preserve">Font-Mayolas, S., &amp; Calvo, F. (2022). Polydrug Definition and Assessment: The State of the Art. </w:t>
      </w:r>
      <w:r>
        <w:fldChar w:fldCharType="end"/>
      </w:r>
      <w:r>
        <w:fldChar w:fldCharType="begin"/>
      </w:r>
      <w:r>
        <w:instrText>HYPERLINK "https://www.zotero.org/google-docs/?Y23e5N" \h</w:instrText>
      </w:r>
      <w:r>
        <w:fldChar w:fldCharType="separate"/>
      </w:r>
      <w:r>
        <w:rPr>
          <w:i/>
          <w:sz w:val="24"/>
          <w:szCs w:val="24"/>
          <w:rPrChange w:id="121" w:author="José Ruiz-Tagle" w:date="2024-12-30T22:02:00Z">
            <w:rPr>
              <w:i/>
            </w:rPr>
          </w:rPrChange>
        </w:rPr>
        <w:t>International Journal of Environmental Research and Public Health</w:t>
      </w:r>
      <w:r>
        <w:fldChar w:fldCharType="end"/>
      </w:r>
      <w:r>
        <w:fldChar w:fldCharType="begin"/>
      </w:r>
      <w:r>
        <w:instrText>HYPERLINK "https://www.zotero.org/google-docs/?Y23e5N" \h</w:instrText>
      </w:r>
      <w:r>
        <w:fldChar w:fldCharType="separate"/>
      </w:r>
      <w:r>
        <w:rPr>
          <w:sz w:val="24"/>
          <w:szCs w:val="24"/>
          <w:rPrChange w:id="122"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123" w:author="José Ruiz-Tagle" w:date="2024-12-30T22:02:00Z">
            <w:rPr>
              <w:i/>
            </w:rPr>
          </w:rPrChange>
        </w:rPr>
        <w:t>19</w:t>
      </w:r>
      <w:r>
        <w:fldChar w:fldCharType="end"/>
      </w:r>
      <w:r>
        <w:fldChar w:fldCharType="begin"/>
      </w:r>
      <w:r>
        <w:instrText>HYPERLINK "https://www.zotero.org/google-docs/?Y23e5N" \h</w:instrText>
      </w:r>
      <w:r>
        <w:fldChar w:fldCharType="separate"/>
      </w:r>
      <w:r>
        <w:rPr>
          <w:sz w:val="24"/>
          <w:szCs w:val="24"/>
          <w:rPrChange w:id="124" w:author="José Ruiz-Tagle" w:date="2024-12-30T22:02:00Z">
            <w:rPr/>
          </w:rPrChange>
        </w:rPr>
        <w:t>(20), 13542. https://doi.org/10.3390/ijerph192013542</w:t>
      </w:r>
      <w:r>
        <w:fldChar w:fldCharType="end"/>
      </w:r>
    </w:p>
    <w:p w14:paraId="00000066" w14:textId="77777777" w:rsidR="00E4483A" w:rsidRPr="00215940"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lang w:val="es-CL"/>
        </w:rPr>
      </w:pPr>
      <w:r>
        <w:fldChar w:fldCharType="begin"/>
      </w:r>
      <w:r>
        <w:instrText>HYPERLINK "https://www.zotero.org/google-docs/?Y23e5N" \h</w:instrText>
      </w:r>
      <w:r>
        <w:fldChar w:fldCharType="separate"/>
      </w:r>
      <w:r>
        <w:rPr>
          <w:sz w:val="24"/>
          <w:szCs w:val="24"/>
          <w:rPrChange w:id="125" w:author="José Ruiz-Tagle" w:date="2024-12-30T22:02:00Z">
            <w:rPr/>
          </w:rPrChange>
        </w:rPr>
        <w:t xml:space="preserve">Gjersing, L., &amp; Bretteville‐Jensen, A. L. (2018). Patterns of substance use and mortality risk in a cohort of ‘hard‐to‐reach’ polysubstance users. </w:t>
      </w:r>
      <w:r>
        <w:fldChar w:fldCharType="end"/>
      </w:r>
      <w:r>
        <w:fldChar w:fldCharType="begin"/>
      </w:r>
      <w:r>
        <w:instrText>HYPERLINK "https://www.zotero.org/google-docs/?Y23e5N" \h</w:instrText>
      </w:r>
      <w:r>
        <w:fldChar w:fldCharType="separate"/>
      </w:r>
      <w:r w:rsidRPr="00215940">
        <w:rPr>
          <w:i/>
          <w:sz w:val="24"/>
          <w:szCs w:val="24"/>
          <w:lang w:val="es-CL"/>
          <w:rPrChange w:id="126" w:author="José Ruiz-Tagle" w:date="2024-12-30T22:02:00Z">
            <w:rPr>
              <w:i/>
            </w:rPr>
          </w:rPrChange>
        </w:rPr>
        <w:t>Addiction</w:t>
      </w:r>
      <w:r>
        <w:fldChar w:fldCharType="end"/>
      </w:r>
      <w:r>
        <w:fldChar w:fldCharType="begin"/>
      </w:r>
      <w:r w:rsidRPr="00215940">
        <w:rPr>
          <w:lang w:val="es-CL"/>
        </w:rPr>
        <w:instrText>HYPERLINK "https://www.zotero.org/google-docs/?Y23e5N" \h</w:instrText>
      </w:r>
      <w:r>
        <w:fldChar w:fldCharType="separate"/>
      </w:r>
      <w:r w:rsidRPr="00215940">
        <w:rPr>
          <w:sz w:val="24"/>
          <w:szCs w:val="24"/>
          <w:lang w:val="es-CL"/>
          <w:rPrChange w:id="127" w:author="José Ruiz-Tagle" w:date="2024-12-30T22:02:00Z">
            <w:rPr/>
          </w:rPrChange>
        </w:rPr>
        <w:t xml:space="preserve">, </w:t>
      </w:r>
      <w:r>
        <w:fldChar w:fldCharType="end"/>
      </w:r>
      <w:r>
        <w:fldChar w:fldCharType="begin"/>
      </w:r>
      <w:r w:rsidRPr="00215940">
        <w:rPr>
          <w:lang w:val="es-CL"/>
        </w:rPr>
        <w:instrText>HYPERLINK "https://www.zotero.org/google-docs/?Y23e5N" \h</w:instrText>
      </w:r>
      <w:r>
        <w:fldChar w:fldCharType="separate"/>
      </w:r>
      <w:r w:rsidRPr="00215940">
        <w:rPr>
          <w:i/>
          <w:sz w:val="24"/>
          <w:szCs w:val="24"/>
          <w:lang w:val="es-CL"/>
          <w:rPrChange w:id="128" w:author="José Ruiz-Tagle" w:date="2024-12-30T22:02:00Z">
            <w:rPr>
              <w:i/>
            </w:rPr>
          </w:rPrChange>
        </w:rPr>
        <w:t>113</w:t>
      </w:r>
      <w:r>
        <w:fldChar w:fldCharType="end"/>
      </w:r>
      <w:r>
        <w:fldChar w:fldCharType="begin"/>
      </w:r>
      <w:r w:rsidRPr="00215940">
        <w:rPr>
          <w:lang w:val="es-CL"/>
        </w:rPr>
        <w:instrText>HYPERLINK "https://www.zotero.org/google-docs/?Y23e5N" \h</w:instrText>
      </w:r>
      <w:r>
        <w:fldChar w:fldCharType="separate"/>
      </w:r>
      <w:r w:rsidRPr="00215940">
        <w:rPr>
          <w:sz w:val="24"/>
          <w:szCs w:val="24"/>
          <w:lang w:val="es-CL"/>
          <w:rPrChange w:id="129" w:author="José Ruiz-Tagle" w:date="2024-12-30T22:02:00Z">
            <w:rPr/>
          </w:rPrChange>
        </w:rPr>
        <w:t>(4), 729-739. https://doi.org/10.1111/add.14053</w:t>
      </w:r>
      <w:r>
        <w:fldChar w:fldCharType="end"/>
      </w:r>
    </w:p>
    <w:p w14:paraId="00000067"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rsidRPr="00215940">
        <w:rPr>
          <w:lang w:val="es-CL"/>
        </w:rPr>
        <w:instrText>HYPERLINK "https://www.zotero.org/google-docs/?Y23e5N" \h</w:instrText>
      </w:r>
      <w:r>
        <w:fldChar w:fldCharType="separate"/>
      </w:r>
      <w:r w:rsidRPr="00215940">
        <w:rPr>
          <w:sz w:val="24"/>
          <w:szCs w:val="24"/>
          <w:lang w:val="es-CL"/>
          <w:rPrChange w:id="130" w:author="José Ruiz-Tagle" w:date="2024-12-30T22:02:00Z">
            <w:rPr/>
          </w:rPrChange>
        </w:rPr>
        <w:t xml:space="preserve">Gómez-Restrepo, C., Maldonado, P., Rodríguez, N., Ruiz-Gaviria, R., Escalante, M. Á., Gómez, R. Á., De Araujo, M. R., De Oliveira, A. C. S., Rivera, J. S. C., García, J. A. G., Ferrand, M. P., &amp; Blitchtein-Winicki, D. (2017). </w:t>
      </w:r>
      <w:r>
        <w:rPr>
          <w:sz w:val="24"/>
          <w:szCs w:val="24"/>
          <w:rPrChange w:id="131" w:author="José Ruiz-Tagle" w:date="2024-12-30T22:02:00Z">
            <w:rPr/>
          </w:rPrChange>
        </w:rPr>
        <w:t xml:space="preserve">Quality measurers of therapeutic communities for substance dependence: An international collaborative study survey in Latin America. </w:t>
      </w:r>
      <w:r>
        <w:fldChar w:fldCharType="end"/>
      </w:r>
      <w:r>
        <w:fldChar w:fldCharType="begin"/>
      </w:r>
      <w:r>
        <w:instrText>HYPERLINK "https://www.zotero.org/google-docs/?Y23e5N" \h</w:instrText>
      </w:r>
      <w:r>
        <w:fldChar w:fldCharType="separate"/>
      </w:r>
      <w:r>
        <w:rPr>
          <w:i/>
          <w:sz w:val="24"/>
          <w:szCs w:val="24"/>
          <w:rPrChange w:id="132" w:author="José Ruiz-Tagle" w:date="2024-12-30T22:02:00Z">
            <w:rPr>
              <w:i/>
            </w:rPr>
          </w:rPrChange>
        </w:rPr>
        <w:t xml:space="preserve">Substance Abuse Treatment, Prevention, </w:t>
      </w:r>
      <w:r>
        <w:rPr>
          <w:i/>
          <w:sz w:val="24"/>
          <w:szCs w:val="24"/>
          <w:rPrChange w:id="133" w:author="José Ruiz-Tagle" w:date="2024-12-30T22:02:00Z">
            <w:rPr>
              <w:i/>
            </w:rPr>
          </w:rPrChange>
        </w:rPr>
        <w:lastRenderedPageBreak/>
        <w:t>and Policy</w:t>
      </w:r>
      <w:r>
        <w:fldChar w:fldCharType="end"/>
      </w:r>
      <w:r>
        <w:fldChar w:fldCharType="begin"/>
      </w:r>
      <w:r>
        <w:instrText>HYPERLINK "https://www.zotero.org/google-docs/?Y23e5N" \h</w:instrText>
      </w:r>
      <w:r>
        <w:fldChar w:fldCharType="separate"/>
      </w:r>
      <w:r>
        <w:rPr>
          <w:sz w:val="24"/>
          <w:szCs w:val="24"/>
          <w:rPrChange w:id="134"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135" w:author="José Ruiz-Tagle" w:date="2024-12-30T22:02:00Z">
            <w:rPr>
              <w:i/>
            </w:rPr>
          </w:rPrChange>
        </w:rPr>
        <w:t>12</w:t>
      </w:r>
      <w:r>
        <w:fldChar w:fldCharType="end"/>
      </w:r>
      <w:r>
        <w:fldChar w:fldCharType="begin"/>
      </w:r>
      <w:r>
        <w:instrText>HYPERLINK "https://www.zotero.org/google-docs/?Y23e5N" \h</w:instrText>
      </w:r>
      <w:r>
        <w:fldChar w:fldCharType="separate"/>
      </w:r>
      <w:r>
        <w:rPr>
          <w:sz w:val="24"/>
          <w:szCs w:val="24"/>
          <w:rPrChange w:id="136" w:author="José Ruiz-Tagle" w:date="2024-12-30T22:02:00Z">
            <w:rPr/>
          </w:rPrChange>
        </w:rPr>
        <w:t>(1), 53. https://doi.org/10.1186/s13011-017-0129-y</w:t>
      </w:r>
      <w:r>
        <w:fldChar w:fldCharType="end"/>
      </w:r>
    </w:p>
    <w:p w14:paraId="00000068"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137" w:author="José Ruiz-Tagle" w:date="2024-12-30T22:02:00Z">
            <w:rPr/>
          </w:rPrChange>
        </w:rPr>
        <w:t xml:space="preserve">Grafféo, N., Latouche, A., Geskus, R. B., &amp; Chevret, S. (2018). Modeling time‐varying exposure using inverse probability of treatment weights. </w:t>
      </w:r>
      <w:r>
        <w:fldChar w:fldCharType="end"/>
      </w:r>
      <w:r>
        <w:fldChar w:fldCharType="begin"/>
      </w:r>
      <w:r>
        <w:instrText>HYPERLINK "https://www.zotero.org/google-docs/?Y23e5N" \h</w:instrText>
      </w:r>
      <w:r>
        <w:fldChar w:fldCharType="separate"/>
      </w:r>
      <w:r>
        <w:rPr>
          <w:i/>
          <w:sz w:val="24"/>
          <w:szCs w:val="24"/>
          <w:rPrChange w:id="138" w:author="José Ruiz-Tagle" w:date="2024-12-30T22:02:00Z">
            <w:rPr>
              <w:i/>
            </w:rPr>
          </w:rPrChange>
        </w:rPr>
        <w:t>Biometrical Journal</w:t>
      </w:r>
      <w:r>
        <w:fldChar w:fldCharType="end"/>
      </w:r>
      <w:r>
        <w:fldChar w:fldCharType="begin"/>
      </w:r>
      <w:r>
        <w:instrText>HYPERLINK "https://www.zotero.org/google-docs/?Y23e5N" \h</w:instrText>
      </w:r>
      <w:r>
        <w:fldChar w:fldCharType="separate"/>
      </w:r>
      <w:r>
        <w:rPr>
          <w:sz w:val="24"/>
          <w:szCs w:val="24"/>
          <w:rPrChange w:id="139"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140" w:author="José Ruiz-Tagle" w:date="2024-12-30T22:02:00Z">
            <w:rPr>
              <w:i/>
            </w:rPr>
          </w:rPrChange>
        </w:rPr>
        <w:t>60</w:t>
      </w:r>
      <w:r>
        <w:fldChar w:fldCharType="end"/>
      </w:r>
      <w:r>
        <w:fldChar w:fldCharType="begin"/>
      </w:r>
      <w:r>
        <w:instrText>HYPERLINK "https://www.zotero.org/google-docs/?Y23e5N" \h</w:instrText>
      </w:r>
      <w:r>
        <w:fldChar w:fldCharType="separate"/>
      </w:r>
      <w:r>
        <w:rPr>
          <w:sz w:val="24"/>
          <w:szCs w:val="24"/>
          <w:rPrChange w:id="141" w:author="José Ruiz-Tagle" w:date="2024-12-30T22:02:00Z">
            <w:rPr/>
          </w:rPrChange>
        </w:rPr>
        <w:t>(2), 323-332. https://doi.org/10.1002/bimj.201600223</w:t>
      </w:r>
      <w:r>
        <w:fldChar w:fldCharType="end"/>
      </w:r>
    </w:p>
    <w:p w14:paraId="00000069"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142" w:author="José Ruiz-Tagle" w:date="2024-12-30T22:02:00Z">
            <w:rPr/>
          </w:rPrChange>
        </w:rPr>
        <w:t xml:space="preserve">Hansen, E. M., Mejldal, A., &amp; Nielsen, A. S. (2020). Predictors of Readmission Following Outpatient Treatment for Alcohol Use Disorder. </w:t>
      </w:r>
      <w:r>
        <w:fldChar w:fldCharType="end"/>
      </w:r>
      <w:r>
        <w:fldChar w:fldCharType="begin"/>
      </w:r>
      <w:r>
        <w:instrText>HYPERLINK "https://www.zotero.org/google-docs/?Y23e5N" \h</w:instrText>
      </w:r>
      <w:r>
        <w:fldChar w:fldCharType="separate"/>
      </w:r>
      <w:r>
        <w:rPr>
          <w:i/>
          <w:sz w:val="24"/>
          <w:szCs w:val="24"/>
          <w:rPrChange w:id="143" w:author="José Ruiz-Tagle" w:date="2024-12-30T22:02:00Z">
            <w:rPr>
              <w:i/>
            </w:rPr>
          </w:rPrChange>
        </w:rPr>
        <w:t>Alcohol and Alcoholism</w:t>
      </w:r>
      <w:r>
        <w:fldChar w:fldCharType="end"/>
      </w:r>
      <w:r>
        <w:fldChar w:fldCharType="begin"/>
      </w:r>
      <w:r>
        <w:instrText>HYPERLINK "https://www.zotero.org/google-docs/?Y23e5N" \h</w:instrText>
      </w:r>
      <w:r>
        <w:fldChar w:fldCharType="separate"/>
      </w:r>
      <w:r>
        <w:rPr>
          <w:sz w:val="24"/>
          <w:szCs w:val="24"/>
          <w:rPrChange w:id="144"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145" w:author="José Ruiz-Tagle" w:date="2024-12-30T22:02:00Z">
            <w:rPr>
              <w:i/>
            </w:rPr>
          </w:rPrChange>
        </w:rPr>
        <w:t>55</w:t>
      </w:r>
      <w:r>
        <w:fldChar w:fldCharType="end"/>
      </w:r>
      <w:r>
        <w:fldChar w:fldCharType="begin"/>
      </w:r>
      <w:r>
        <w:instrText>HYPERLINK "https://www.zotero.org/google-docs/?Y23e5N" \h</w:instrText>
      </w:r>
      <w:r>
        <w:fldChar w:fldCharType="separate"/>
      </w:r>
      <w:r>
        <w:rPr>
          <w:sz w:val="24"/>
          <w:szCs w:val="24"/>
          <w:rPrChange w:id="146" w:author="José Ruiz-Tagle" w:date="2024-12-30T22:02:00Z">
            <w:rPr/>
          </w:rPrChange>
        </w:rPr>
        <w:t>(3), 291-298. https://doi.org/10.1093/alcalc/agaa018</w:t>
      </w:r>
      <w:r>
        <w:fldChar w:fldCharType="end"/>
      </w:r>
    </w:p>
    <w:p w14:paraId="0000006A"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147" w:author="José Ruiz-Tagle" w:date="2024-12-30T22:02:00Z">
            <w:rPr/>
          </w:rPrChange>
        </w:rPr>
        <w:t xml:space="preserve">Hassan, A. N., &amp; Le Foll, B. (2019). Polydrug use disorders in individuals with opioid use disorder. </w:t>
      </w:r>
      <w:r>
        <w:fldChar w:fldCharType="end"/>
      </w:r>
      <w:r>
        <w:fldChar w:fldCharType="begin"/>
      </w:r>
      <w:r>
        <w:instrText>HYPERLINK "https://www.zotero.org/google-docs/?Y23e5N" \h</w:instrText>
      </w:r>
      <w:r>
        <w:fldChar w:fldCharType="separate"/>
      </w:r>
      <w:r>
        <w:rPr>
          <w:i/>
          <w:sz w:val="24"/>
          <w:szCs w:val="24"/>
          <w:rPrChange w:id="148" w:author="José Ruiz-Tagle" w:date="2024-12-30T22:02:00Z">
            <w:rPr>
              <w:i/>
            </w:rPr>
          </w:rPrChange>
        </w:rPr>
        <w:t>Drug and Alcohol Dependence</w:t>
      </w:r>
      <w:r>
        <w:fldChar w:fldCharType="end"/>
      </w:r>
      <w:r>
        <w:fldChar w:fldCharType="begin"/>
      </w:r>
      <w:r>
        <w:instrText>HYPERLINK "https://www.zotero.org/google-docs/?Y23e5N" \h</w:instrText>
      </w:r>
      <w:r>
        <w:fldChar w:fldCharType="separate"/>
      </w:r>
      <w:r>
        <w:rPr>
          <w:sz w:val="24"/>
          <w:szCs w:val="24"/>
          <w:rPrChange w:id="149"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150" w:author="José Ruiz-Tagle" w:date="2024-12-30T22:02:00Z">
            <w:rPr>
              <w:i/>
            </w:rPr>
          </w:rPrChange>
        </w:rPr>
        <w:t>198</w:t>
      </w:r>
      <w:r>
        <w:fldChar w:fldCharType="end"/>
      </w:r>
      <w:r>
        <w:fldChar w:fldCharType="begin"/>
      </w:r>
      <w:r>
        <w:instrText>HYPERLINK "https://www.zotero.org/google-docs/?Y23e5N" \h</w:instrText>
      </w:r>
      <w:r>
        <w:fldChar w:fldCharType="separate"/>
      </w:r>
      <w:r>
        <w:rPr>
          <w:sz w:val="24"/>
          <w:szCs w:val="24"/>
          <w:rPrChange w:id="151" w:author="José Ruiz-Tagle" w:date="2024-12-30T22:02:00Z">
            <w:rPr/>
          </w:rPrChange>
        </w:rPr>
        <w:t>, 28-33. https://doi.org/10.1016/j.drugalcdep.2019.01.031</w:t>
      </w:r>
      <w:r>
        <w:fldChar w:fldCharType="end"/>
      </w:r>
    </w:p>
    <w:p w14:paraId="0000006B"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152" w:author="José Ruiz-Tagle" w:date="2024-12-30T22:02:00Z">
            <w:rPr/>
          </w:rPrChange>
        </w:rPr>
        <w:t xml:space="preserve">Jardillier, R., Koca, D., Chatelain, F., &amp; Guyon, L. (2022). Prognosis of lasso-like penalized Cox models with tumor profiling improves prediction over clinical data alone and benefits from bi-dimensional pre-screening. </w:t>
      </w:r>
      <w:r>
        <w:fldChar w:fldCharType="end"/>
      </w:r>
      <w:r>
        <w:fldChar w:fldCharType="begin"/>
      </w:r>
      <w:r>
        <w:instrText>HYPERLINK "https://www.zotero.org/google-docs/?Y23e5N" \h</w:instrText>
      </w:r>
      <w:r>
        <w:fldChar w:fldCharType="separate"/>
      </w:r>
      <w:r>
        <w:rPr>
          <w:i/>
          <w:sz w:val="24"/>
          <w:szCs w:val="24"/>
          <w:rPrChange w:id="153" w:author="José Ruiz-Tagle" w:date="2024-12-30T22:02:00Z">
            <w:rPr>
              <w:i/>
            </w:rPr>
          </w:rPrChange>
        </w:rPr>
        <w:t>BMC Cancer</w:t>
      </w:r>
      <w:r>
        <w:fldChar w:fldCharType="end"/>
      </w:r>
      <w:r>
        <w:fldChar w:fldCharType="begin"/>
      </w:r>
      <w:r>
        <w:instrText>HYPERLINK "https://www.zotero.org/google-docs/?Y23e5N" \h</w:instrText>
      </w:r>
      <w:r>
        <w:fldChar w:fldCharType="separate"/>
      </w:r>
      <w:r>
        <w:rPr>
          <w:sz w:val="24"/>
          <w:szCs w:val="24"/>
          <w:rPrChange w:id="154"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155" w:author="José Ruiz-Tagle" w:date="2024-12-30T22:02:00Z">
            <w:rPr>
              <w:i/>
            </w:rPr>
          </w:rPrChange>
        </w:rPr>
        <w:t>22</w:t>
      </w:r>
      <w:r>
        <w:fldChar w:fldCharType="end"/>
      </w:r>
      <w:r>
        <w:fldChar w:fldCharType="begin"/>
      </w:r>
      <w:r>
        <w:instrText>HYPERLINK "https://www.zotero.org/google-docs/?Y23e5N" \h</w:instrText>
      </w:r>
      <w:r>
        <w:fldChar w:fldCharType="separate"/>
      </w:r>
      <w:r>
        <w:rPr>
          <w:sz w:val="24"/>
          <w:szCs w:val="24"/>
          <w:rPrChange w:id="156" w:author="José Ruiz-Tagle" w:date="2024-12-30T22:02:00Z">
            <w:rPr/>
          </w:rPrChange>
        </w:rPr>
        <w:t>(1), 1045. https://doi.org/10.1186/s12885-022-10117-1</w:t>
      </w:r>
      <w:r>
        <w:fldChar w:fldCharType="end"/>
      </w:r>
    </w:p>
    <w:p w14:paraId="0000006C"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157" w:author="José Ruiz-Tagle" w:date="2024-12-30T22:02:00Z">
            <w:rPr/>
          </w:rPrChange>
        </w:rPr>
        <w:t xml:space="preserve">Kaufman, J. S., &amp; MacLehose, R. F. (2013). Which of these things is not like the others? </w:t>
      </w:r>
      <w:r>
        <w:fldChar w:fldCharType="end"/>
      </w:r>
      <w:r>
        <w:fldChar w:fldCharType="begin"/>
      </w:r>
      <w:r>
        <w:instrText>HYPERLINK "https://www.zotero.org/google-docs/?Y23e5N" \h</w:instrText>
      </w:r>
      <w:r>
        <w:fldChar w:fldCharType="separate"/>
      </w:r>
      <w:r>
        <w:rPr>
          <w:i/>
          <w:sz w:val="24"/>
          <w:szCs w:val="24"/>
          <w:rPrChange w:id="158" w:author="José Ruiz-Tagle" w:date="2024-12-30T22:02:00Z">
            <w:rPr>
              <w:i/>
            </w:rPr>
          </w:rPrChange>
        </w:rPr>
        <w:t>Cancer</w:t>
      </w:r>
      <w:r>
        <w:fldChar w:fldCharType="end"/>
      </w:r>
      <w:r>
        <w:fldChar w:fldCharType="begin"/>
      </w:r>
      <w:r>
        <w:instrText>HYPERLINK "https://www.zotero.org/google-docs/?Y23e5N" \h</w:instrText>
      </w:r>
      <w:r>
        <w:fldChar w:fldCharType="separate"/>
      </w:r>
      <w:r>
        <w:rPr>
          <w:sz w:val="24"/>
          <w:szCs w:val="24"/>
          <w:rPrChange w:id="159"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160" w:author="José Ruiz-Tagle" w:date="2024-12-30T22:02:00Z">
            <w:rPr>
              <w:i/>
            </w:rPr>
          </w:rPrChange>
        </w:rPr>
        <w:t>119</w:t>
      </w:r>
      <w:r>
        <w:fldChar w:fldCharType="end"/>
      </w:r>
      <w:r>
        <w:fldChar w:fldCharType="begin"/>
      </w:r>
      <w:r>
        <w:instrText>HYPERLINK "https://www.zotero.org/google-docs/?Y23e5N" \h</w:instrText>
      </w:r>
      <w:r>
        <w:fldChar w:fldCharType="separate"/>
      </w:r>
      <w:r>
        <w:rPr>
          <w:sz w:val="24"/>
          <w:szCs w:val="24"/>
          <w:rPrChange w:id="161" w:author="José Ruiz-Tagle" w:date="2024-12-30T22:02:00Z">
            <w:rPr/>
          </w:rPrChange>
        </w:rPr>
        <w:t>(24), 4216-4222. https://doi.org/10.1002/cncr.28359</w:t>
      </w:r>
      <w:r>
        <w:fldChar w:fldCharType="end"/>
      </w:r>
    </w:p>
    <w:p w14:paraId="0000006D"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162" w:author="José Ruiz-Tagle" w:date="2024-12-30T22:02:00Z">
            <w:rPr/>
          </w:rPrChange>
        </w:rPr>
        <w:t xml:space="preserve">Keele, L. (2010). Proportionally Difficult: Testing for Nonproportional </w:t>
      </w:r>
      <w:r>
        <w:rPr>
          <w:sz w:val="24"/>
          <w:szCs w:val="24"/>
          <w:rPrChange w:id="163" w:author="José Ruiz-Tagle" w:date="2024-12-30T22:02:00Z">
            <w:rPr/>
          </w:rPrChange>
        </w:rPr>
        <w:lastRenderedPageBreak/>
        <w:t xml:space="preserve">Hazards in Cox Models. </w:t>
      </w:r>
      <w:r>
        <w:fldChar w:fldCharType="end"/>
      </w:r>
      <w:r>
        <w:fldChar w:fldCharType="begin"/>
      </w:r>
      <w:r>
        <w:instrText>HYPERLINK "https://www.zotero.org/google-docs/?Y23e5N" \h</w:instrText>
      </w:r>
      <w:r>
        <w:fldChar w:fldCharType="separate"/>
      </w:r>
      <w:r>
        <w:rPr>
          <w:i/>
          <w:sz w:val="24"/>
          <w:szCs w:val="24"/>
          <w:rPrChange w:id="164" w:author="José Ruiz-Tagle" w:date="2024-12-30T22:02:00Z">
            <w:rPr>
              <w:i/>
            </w:rPr>
          </w:rPrChange>
        </w:rPr>
        <w:t>Political Analysis</w:t>
      </w:r>
      <w:r>
        <w:fldChar w:fldCharType="end"/>
      </w:r>
      <w:r>
        <w:fldChar w:fldCharType="begin"/>
      </w:r>
      <w:r>
        <w:instrText>HYPERLINK "https://www.zotero.org/google-docs/?Y23e5N" \h</w:instrText>
      </w:r>
      <w:r>
        <w:fldChar w:fldCharType="separate"/>
      </w:r>
      <w:r>
        <w:rPr>
          <w:sz w:val="24"/>
          <w:szCs w:val="24"/>
          <w:rPrChange w:id="165"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166" w:author="José Ruiz-Tagle" w:date="2024-12-30T22:02:00Z">
            <w:rPr>
              <w:i/>
            </w:rPr>
          </w:rPrChange>
        </w:rPr>
        <w:t>18</w:t>
      </w:r>
      <w:r>
        <w:fldChar w:fldCharType="end"/>
      </w:r>
      <w:r>
        <w:fldChar w:fldCharType="begin"/>
      </w:r>
      <w:r>
        <w:instrText>HYPERLINK "https://www.zotero.org/google-docs/?Y23e5N" \h</w:instrText>
      </w:r>
      <w:r>
        <w:fldChar w:fldCharType="separate"/>
      </w:r>
      <w:r>
        <w:rPr>
          <w:sz w:val="24"/>
          <w:szCs w:val="24"/>
          <w:rPrChange w:id="167" w:author="José Ruiz-Tagle" w:date="2024-12-30T22:02:00Z">
            <w:rPr/>
          </w:rPrChange>
        </w:rPr>
        <w:t>(2), 189-205. https://doi.org/10.1093/pan/mpp044</w:t>
      </w:r>
      <w:r>
        <w:fldChar w:fldCharType="end"/>
      </w:r>
    </w:p>
    <w:p w14:paraId="0000006E"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168" w:author="José Ruiz-Tagle" w:date="2024-12-30T22:02:00Z">
            <w:rPr/>
          </w:rPrChange>
        </w:rPr>
        <w:t xml:space="preserve">Levola, J., Aranko, A., &amp; Pitkänen, T. (2021). Psychosocial difficulties and treatment retention in inpatient detoxification programmes. </w:t>
      </w:r>
      <w:r>
        <w:fldChar w:fldCharType="end"/>
      </w:r>
      <w:r>
        <w:fldChar w:fldCharType="begin"/>
      </w:r>
      <w:r>
        <w:instrText>HYPERLINK "https://www.zotero.org/google-docs/?Y23e5N" \h</w:instrText>
      </w:r>
      <w:r>
        <w:fldChar w:fldCharType="separate"/>
      </w:r>
      <w:r>
        <w:rPr>
          <w:i/>
          <w:sz w:val="24"/>
          <w:szCs w:val="24"/>
          <w:rPrChange w:id="169" w:author="José Ruiz-Tagle" w:date="2024-12-30T22:02:00Z">
            <w:rPr>
              <w:i/>
            </w:rPr>
          </w:rPrChange>
        </w:rPr>
        <w:t>Nordic Studies on Alcohol and Drugs</w:t>
      </w:r>
      <w:r>
        <w:fldChar w:fldCharType="end"/>
      </w:r>
      <w:r>
        <w:fldChar w:fldCharType="begin"/>
      </w:r>
      <w:r>
        <w:instrText>HYPERLINK "https://www.zotero.org/google-docs/?Y23e5N" \h</w:instrText>
      </w:r>
      <w:r>
        <w:fldChar w:fldCharType="separate"/>
      </w:r>
      <w:r>
        <w:rPr>
          <w:sz w:val="24"/>
          <w:szCs w:val="24"/>
          <w:rPrChange w:id="170"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171" w:author="José Ruiz-Tagle" w:date="2024-12-30T22:02:00Z">
            <w:rPr>
              <w:i/>
            </w:rPr>
          </w:rPrChange>
        </w:rPr>
        <w:t>38</w:t>
      </w:r>
      <w:r>
        <w:fldChar w:fldCharType="end"/>
      </w:r>
      <w:r>
        <w:fldChar w:fldCharType="begin"/>
      </w:r>
      <w:r>
        <w:instrText>HYPERLINK "https://www.zotero.org/google-docs/?Y23e5N" \h</w:instrText>
      </w:r>
      <w:r>
        <w:fldChar w:fldCharType="separate"/>
      </w:r>
      <w:r>
        <w:rPr>
          <w:sz w:val="24"/>
          <w:szCs w:val="24"/>
          <w:rPrChange w:id="172" w:author="José Ruiz-Tagle" w:date="2024-12-30T22:02:00Z">
            <w:rPr/>
          </w:rPrChange>
        </w:rPr>
        <w:t>(5), 434-449. https://doi.org/10.1177/14550725211021263</w:t>
      </w:r>
      <w:r>
        <w:fldChar w:fldCharType="end"/>
      </w:r>
    </w:p>
    <w:p w14:paraId="0000006F"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173" w:author="José Ruiz-Tagle" w:date="2024-12-30T22:02:00Z">
            <w:rPr/>
          </w:rPrChange>
        </w:rPr>
        <w:t xml:space="preserve">Liu, Y., Williamson, V. G., Setlow, B., Cottler, L. B., &amp; Knackstedt, L. A. (2018). The importance of considering polysubstance use: Lessons from cocaine research. </w:t>
      </w:r>
      <w:r>
        <w:fldChar w:fldCharType="end"/>
      </w:r>
      <w:r>
        <w:fldChar w:fldCharType="begin"/>
      </w:r>
      <w:r>
        <w:instrText>HYPERLINK "https://www.zotero.org/google-docs/?Y23e5N" \h</w:instrText>
      </w:r>
      <w:r>
        <w:fldChar w:fldCharType="separate"/>
      </w:r>
      <w:r>
        <w:rPr>
          <w:i/>
          <w:sz w:val="24"/>
          <w:szCs w:val="24"/>
          <w:rPrChange w:id="174" w:author="José Ruiz-Tagle" w:date="2024-12-30T22:02:00Z">
            <w:rPr>
              <w:i/>
            </w:rPr>
          </w:rPrChange>
        </w:rPr>
        <w:t>Drug and Alcohol Dependence</w:t>
      </w:r>
      <w:r>
        <w:fldChar w:fldCharType="end"/>
      </w:r>
      <w:r>
        <w:fldChar w:fldCharType="begin"/>
      </w:r>
      <w:r>
        <w:instrText>HYPERLINK "https://www.zotero.org/google-docs/?Y23e5N" \h</w:instrText>
      </w:r>
      <w:r>
        <w:fldChar w:fldCharType="separate"/>
      </w:r>
      <w:r>
        <w:rPr>
          <w:sz w:val="24"/>
          <w:szCs w:val="24"/>
          <w:rPrChange w:id="175"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176" w:author="José Ruiz-Tagle" w:date="2024-12-30T22:02:00Z">
            <w:rPr>
              <w:i/>
            </w:rPr>
          </w:rPrChange>
        </w:rPr>
        <w:t>192</w:t>
      </w:r>
      <w:r>
        <w:fldChar w:fldCharType="end"/>
      </w:r>
      <w:r>
        <w:fldChar w:fldCharType="begin"/>
      </w:r>
      <w:r>
        <w:instrText>HYPERLINK "https://www.zotero.org/google-docs/?Y23e5N" \h</w:instrText>
      </w:r>
      <w:r>
        <w:fldChar w:fldCharType="separate"/>
      </w:r>
      <w:r>
        <w:rPr>
          <w:sz w:val="24"/>
          <w:szCs w:val="24"/>
          <w:rPrChange w:id="177" w:author="José Ruiz-Tagle" w:date="2024-12-30T22:02:00Z">
            <w:rPr/>
          </w:rPrChange>
        </w:rPr>
        <w:t>, 16-28. https://doi.org/10.1016/j.drugalcdep.2018.07.025</w:t>
      </w:r>
      <w:r>
        <w:fldChar w:fldCharType="end"/>
      </w:r>
    </w:p>
    <w:p w14:paraId="00000070"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178" w:author="José Ruiz-Tagle" w:date="2024-12-30T22:02:00Z">
            <w:rPr/>
          </w:rPrChange>
        </w:rPr>
        <w:t xml:space="preserve">MacGregor, S., &amp; Thom, B. (Eds.). (2020). </w:t>
      </w:r>
      <w:r>
        <w:fldChar w:fldCharType="end"/>
      </w:r>
      <w:r>
        <w:fldChar w:fldCharType="begin"/>
      </w:r>
      <w:r>
        <w:instrText>HYPERLINK "https://www.zotero.org/google-docs/?Y23e5N" \h</w:instrText>
      </w:r>
      <w:r>
        <w:fldChar w:fldCharType="separate"/>
      </w:r>
      <w:r>
        <w:rPr>
          <w:i/>
          <w:sz w:val="24"/>
          <w:szCs w:val="24"/>
          <w:rPrChange w:id="179" w:author="José Ruiz-Tagle" w:date="2024-12-30T22:02:00Z">
            <w:rPr>
              <w:i/>
            </w:rPr>
          </w:rPrChange>
        </w:rPr>
        <w:t>Risk and Substance Use: Framing Dangerous People and Dangerous Places</w:t>
      </w:r>
      <w:r>
        <w:fldChar w:fldCharType="end"/>
      </w:r>
      <w:r>
        <w:fldChar w:fldCharType="begin"/>
      </w:r>
      <w:r>
        <w:instrText>HYPERLINK "https://www.zotero.org/google-docs/?Y23e5N" \h</w:instrText>
      </w:r>
      <w:r>
        <w:fldChar w:fldCharType="separate"/>
      </w:r>
      <w:r>
        <w:rPr>
          <w:sz w:val="24"/>
          <w:szCs w:val="24"/>
          <w:rPrChange w:id="180" w:author="José Ruiz-Tagle" w:date="2024-12-30T22:02:00Z">
            <w:rPr/>
          </w:rPrChange>
        </w:rPr>
        <w:t xml:space="preserve"> (1.</w:t>
      </w:r>
      <w:r>
        <w:fldChar w:fldCharType="end"/>
      </w:r>
      <w:r>
        <w:fldChar w:fldCharType="begin"/>
      </w:r>
      <w:r>
        <w:instrText>HYPERLINK "https://www.zotero.org/google-docs/?Y23e5N" \h</w:instrText>
      </w:r>
      <w:r>
        <w:fldChar w:fldCharType="separate"/>
      </w:r>
      <w:r>
        <w:rPr>
          <w:sz w:val="24"/>
          <w:szCs w:val="24"/>
          <w:vertAlign w:val="superscript"/>
          <w:rPrChange w:id="181" w:author="José Ruiz-Tagle" w:date="2024-12-30T22:02:00Z">
            <w:rPr>
              <w:vertAlign w:val="superscript"/>
            </w:rPr>
          </w:rPrChange>
        </w:rPr>
        <w:t>a</w:t>
      </w:r>
      <w:r>
        <w:fldChar w:fldCharType="end"/>
      </w:r>
      <w:r>
        <w:fldChar w:fldCharType="begin"/>
      </w:r>
      <w:r>
        <w:instrText>HYPERLINK "https://www.zotero.org/google-docs/?Y23e5N" \h</w:instrText>
      </w:r>
      <w:r>
        <w:fldChar w:fldCharType="separate"/>
      </w:r>
      <w:r>
        <w:rPr>
          <w:sz w:val="24"/>
          <w:szCs w:val="24"/>
          <w:rPrChange w:id="182" w:author="José Ruiz-Tagle" w:date="2024-12-30T22:02:00Z">
            <w:rPr/>
          </w:rPrChange>
        </w:rPr>
        <w:t xml:space="preserve"> ed.). Routledge. https://doi.org/10.4324/9781351033503</w:t>
      </w:r>
      <w:r>
        <w:fldChar w:fldCharType="end"/>
      </w:r>
    </w:p>
    <w:p w14:paraId="00000071"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183" w:author="José Ruiz-Tagle" w:date="2024-12-30T22:02:00Z">
            <w:rPr/>
          </w:rPrChange>
        </w:rPr>
        <w:t xml:space="preserve">Manning, V., Garfield, J. B., Best, D., Berends, L., Room, R., Mugavin, J., Larner, A., Lam, T., Buykx, P., Allsop, S., &amp; Lubman, D. I. (2017). Substance use outcomes following treatment: Findings from the Australian Patient Pathways Study. </w:t>
      </w:r>
      <w:r>
        <w:fldChar w:fldCharType="end"/>
      </w:r>
      <w:r>
        <w:fldChar w:fldCharType="begin"/>
      </w:r>
      <w:r>
        <w:instrText>HYPERLINK "https://www.zotero.org/google-docs/?Y23e5N" \h</w:instrText>
      </w:r>
      <w:r>
        <w:fldChar w:fldCharType="separate"/>
      </w:r>
      <w:r>
        <w:rPr>
          <w:i/>
          <w:sz w:val="24"/>
          <w:szCs w:val="24"/>
          <w:rPrChange w:id="184" w:author="José Ruiz-Tagle" w:date="2024-12-30T22:02:00Z">
            <w:rPr>
              <w:i/>
            </w:rPr>
          </w:rPrChange>
        </w:rPr>
        <w:t>Australian &amp; New Zealand Journal of Psychiatry</w:t>
      </w:r>
      <w:r>
        <w:fldChar w:fldCharType="end"/>
      </w:r>
      <w:r>
        <w:fldChar w:fldCharType="begin"/>
      </w:r>
      <w:r>
        <w:instrText>HYPERLINK "https://www.zotero.org/google-docs/?Y23e5N" \h</w:instrText>
      </w:r>
      <w:r>
        <w:fldChar w:fldCharType="separate"/>
      </w:r>
      <w:r>
        <w:rPr>
          <w:sz w:val="24"/>
          <w:szCs w:val="24"/>
          <w:rPrChange w:id="185"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186" w:author="José Ruiz-Tagle" w:date="2024-12-30T22:02:00Z">
            <w:rPr>
              <w:i/>
            </w:rPr>
          </w:rPrChange>
        </w:rPr>
        <w:t>51</w:t>
      </w:r>
      <w:r>
        <w:fldChar w:fldCharType="end"/>
      </w:r>
      <w:r>
        <w:fldChar w:fldCharType="begin"/>
      </w:r>
      <w:r>
        <w:instrText>HYPERLINK "https://www.zotero.org/google-docs/?Y23e5N" \h</w:instrText>
      </w:r>
      <w:r>
        <w:fldChar w:fldCharType="separate"/>
      </w:r>
      <w:r>
        <w:rPr>
          <w:sz w:val="24"/>
          <w:szCs w:val="24"/>
          <w:rPrChange w:id="187" w:author="José Ruiz-Tagle" w:date="2024-12-30T22:02:00Z">
            <w:rPr/>
          </w:rPrChange>
        </w:rPr>
        <w:t>(2), 177-189. https://doi.org/10.1177/0004867415625815</w:t>
      </w:r>
      <w:r>
        <w:fldChar w:fldCharType="end"/>
      </w:r>
    </w:p>
    <w:p w14:paraId="00000072" w14:textId="77777777" w:rsidR="00E4483A" w:rsidRPr="00215940"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lang w:val="es-CL"/>
        </w:rPr>
      </w:pPr>
      <w:r>
        <w:fldChar w:fldCharType="begin"/>
      </w:r>
      <w:r>
        <w:instrText>HYPERLINK "https://www.zotero.org/google-docs/?Y23e5N" \h</w:instrText>
      </w:r>
      <w:r>
        <w:fldChar w:fldCharType="separate"/>
      </w:r>
      <w:r>
        <w:rPr>
          <w:sz w:val="24"/>
          <w:szCs w:val="24"/>
          <w:rPrChange w:id="188" w:author="José Ruiz-Tagle" w:date="2024-12-30T22:02:00Z">
            <w:rPr/>
          </w:rPrChange>
        </w:rPr>
        <w:t xml:space="preserve">Mascayano, F., Tapia, T., Schilling, S., Alvarado, R., Tapia, E., Lips, W., &amp; Yang, L. H. (2016). Stigma toward mental illness in Latin America and the Caribbean: A systematic review. </w:t>
      </w:r>
      <w:r>
        <w:fldChar w:fldCharType="end"/>
      </w:r>
      <w:r>
        <w:fldChar w:fldCharType="begin"/>
      </w:r>
      <w:r>
        <w:instrText>HYPERLINK "https://www.zotero.org/google-docs/?Y23e5N" \h</w:instrText>
      </w:r>
      <w:r>
        <w:fldChar w:fldCharType="separate"/>
      </w:r>
      <w:r w:rsidRPr="00215940">
        <w:rPr>
          <w:i/>
          <w:sz w:val="24"/>
          <w:szCs w:val="24"/>
          <w:lang w:val="es-CL"/>
          <w:rPrChange w:id="189" w:author="José Ruiz-Tagle" w:date="2024-12-30T22:02:00Z">
            <w:rPr>
              <w:i/>
            </w:rPr>
          </w:rPrChange>
        </w:rPr>
        <w:t xml:space="preserve">Revista </w:t>
      </w:r>
      <w:r w:rsidRPr="00215940">
        <w:rPr>
          <w:i/>
          <w:sz w:val="24"/>
          <w:szCs w:val="24"/>
          <w:lang w:val="es-CL"/>
          <w:rPrChange w:id="190" w:author="José Ruiz-Tagle" w:date="2024-12-30T22:02:00Z">
            <w:rPr>
              <w:i/>
            </w:rPr>
          </w:rPrChange>
        </w:rPr>
        <w:lastRenderedPageBreak/>
        <w:t>Brasileira de Psiquiatria</w:t>
      </w:r>
      <w:r>
        <w:fldChar w:fldCharType="end"/>
      </w:r>
      <w:r>
        <w:fldChar w:fldCharType="begin"/>
      </w:r>
      <w:r w:rsidRPr="00215940">
        <w:rPr>
          <w:lang w:val="es-CL"/>
        </w:rPr>
        <w:instrText>HYPERLINK "https://www.zotero.org/google-docs/?Y23e5N" \h</w:instrText>
      </w:r>
      <w:r>
        <w:fldChar w:fldCharType="separate"/>
      </w:r>
      <w:r w:rsidRPr="00215940">
        <w:rPr>
          <w:sz w:val="24"/>
          <w:szCs w:val="24"/>
          <w:lang w:val="es-CL"/>
          <w:rPrChange w:id="191" w:author="José Ruiz-Tagle" w:date="2024-12-30T22:02:00Z">
            <w:rPr/>
          </w:rPrChange>
        </w:rPr>
        <w:t xml:space="preserve">, </w:t>
      </w:r>
      <w:r>
        <w:fldChar w:fldCharType="end"/>
      </w:r>
      <w:r>
        <w:fldChar w:fldCharType="begin"/>
      </w:r>
      <w:r w:rsidRPr="00215940">
        <w:rPr>
          <w:lang w:val="es-CL"/>
        </w:rPr>
        <w:instrText>HYPERLINK "https://www.zotero.org/google-docs/?Y23e5N" \h</w:instrText>
      </w:r>
      <w:r>
        <w:fldChar w:fldCharType="separate"/>
      </w:r>
      <w:r w:rsidRPr="00215940">
        <w:rPr>
          <w:i/>
          <w:sz w:val="24"/>
          <w:szCs w:val="24"/>
          <w:lang w:val="es-CL"/>
          <w:rPrChange w:id="192" w:author="José Ruiz-Tagle" w:date="2024-12-30T22:02:00Z">
            <w:rPr>
              <w:i/>
            </w:rPr>
          </w:rPrChange>
        </w:rPr>
        <w:t>38</w:t>
      </w:r>
      <w:r>
        <w:fldChar w:fldCharType="end"/>
      </w:r>
      <w:r>
        <w:fldChar w:fldCharType="begin"/>
      </w:r>
      <w:r w:rsidRPr="00215940">
        <w:rPr>
          <w:lang w:val="es-CL"/>
        </w:rPr>
        <w:instrText>HYPERLINK "https://www.zotero.org/google-docs/?Y23e5N" \h</w:instrText>
      </w:r>
      <w:r>
        <w:fldChar w:fldCharType="separate"/>
      </w:r>
      <w:r w:rsidRPr="00215940">
        <w:rPr>
          <w:sz w:val="24"/>
          <w:szCs w:val="24"/>
          <w:lang w:val="es-CL"/>
          <w:rPrChange w:id="193" w:author="José Ruiz-Tagle" w:date="2024-12-30T22:02:00Z">
            <w:rPr/>
          </w:rPrChange>
        </w:rPr>
        <w:t>(1), 73-85. https://doi.org/10.1590/1516-4446-2015-1652</w:t>
      </w:r>
      <w:r>
        <w:fldChar w:fldCharType="end"/>
      </w:r>
    </w:p>
    <w:p w14:paraId="00000073"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rsidRPr="00215940">
        <w:rPr>
          <w:lang w:val="es-CL"/>
        </w:rPr>
        <w:instrText>HYPERLINK "https://www.zotero.org/google-docs/?Y23e5N" \h</w:instrText>
      </w:r>
      <w:r>
        <w:fldChar w:fldCharType="separate"/>
      </w:r>
      <w:r w:rsidRPr="00215940">
        <w:rPr>
          <w:sz w:val="24"/>
          <w:szCs w:val="24"/>
          <w:lang w:val="es-CL"/>
          <w:rPrChange w:id="194" w:author="José Ruiz-Tagle" w:date="2024-12-30T22:02:00Z">
            <w:rPr/>
          </w:rPrChange>
        </w:rPr>
        <w:t xml:space="preserve">Mateo Pinones, M., González-Santa Cruz, A., Portilla Huidobro, R., &amp; Castillo-Carniglia, A. (2022). </w:t>
      </w:r>
      <w:r>
        <w:rPr>
          <w:sz w:val="24"/>
          <w:szCs w:val="24"/>
          <w:rPrChange w:id="195" w:author="José Ruiz-Tagle" w:date="2024-12-30T22:02:00Z">
            <w:rPr/>
          </w:rPrChange>
        </w:rPr>
        <w:t xml:space="preserve">Evidence-based policymaking: Lessons from the Chilean Substance Use Treatment Policy. </w:t>
      </w:r>
      <w:r>
        <w:fldChar w:fldCharType="end"/>
      </w:r>
      <w:r>
        <w:fldChar w:fldCharType="begin"/>
      </w:r>
      <w:r>
        <w:instrText>HYPERLINK "https://www.zotero.org/google-docs/?Y23e5N" \h</w:instrText>
      </w:r>
      <w:r>
        <w:fldChar w:fldCharType="separate"/>
      </w:r>
      <w:r>
        <w:rPr>
          <w:i/>
          <w:sz w:val="24"/>
          <w:szCs w:val="24"/>
          <w:rPrChange w:id="196" w:author="José Ruiz-Tagle" w:date="2024-12-30T22:02:00Z">
            <w:rPr>
              <w:i/>
            </w:rPr>
          </w:rPrChange>
        </w:rPr>
        <w:t>International Journal of Drug Policy</w:t>
      </w:r>
      <w:r>
        <w:fldChar w:fldCharType="end"/>
      </w:r>
      <w:r>
        <w:fldChar w:fldCharType="begin"/>
      </w:r>
      <w:r>
        <w:instrText>HYPERLINK "https://www.zotero.org/google-docs/?Y23e5N" \h</w:instrText>
      </w:r>
      <w:r>
        <w:fldChar w:fldCharType="separate"/>
      </w:r>
      <w:r>
        <w:rPr>
          <w:sz w:val="24"/>
          <w:szCs w:val="24"/>
          <w:rPrChange w:id="197"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198" w:author="José Ruiz-Tagle" w:date="2024-12-30T22:02:00Z">
            <w:rPr>
              <w:i/>
            </w:rPr>
          </w:rPrChange>
        </w:rPr>
        <w:t>109</w:t>
      </w:r>
      <w:r>
        <w:fldChar w:fldCharType="end"/>
      </w:r>
      <w:r>
        <w:fldChar w:fldCharType="begin"/>
      </w:r>
      <w:r>
        <w:instrText>HYPERLINK "https://www.zotero.org/google-docs/?Y23e5N" \h</w:instrText>
      </w:r>
      <w:r>
        <w:fldChar w:fldCharType="separate"/>
      </w:r>
      <w:r>
        <w:rPr>
          <w:sz w:val="24"/>
          <w:szCs w:val="24"/>
          <w:rPrChange w:id="199" w:author="José Ruiz-Tagle" w:date="2024-12-30T22:02:00Z">
            <w:rPr/>
          </w:rPrChange>
        </w:rPr>
        <w:t>, 103860. https://doi.org/10.1016/j.drugpo.2022.103860</w:t>
      </w:r>
      <w:r>
        <w:fldChar w:fldCharType="end"/>
      </w:r>
    </w:p>
    <w:p w14:paraId="00000074" w14:textId="77777777" w:rsidR="00E4483A" w:rsidRPr="00215940"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lang w:val="es-CL"/>
        </w:rPr>
      </w:pPr>
      <w:r>
        <w:fldChar w:fldCharType="begin"/>
      </w:r>
      <w:r>
        <w:instrText>HYPERLINK "https://www.zotero.org/google-docs/?Y23e5N" \h</w:instrText>
      </w:r>
      <w:r>
        <w:fldChar w:fldCharType="separate"/>
      </w:r>
      <w:r>
        <w:rPr>
          <w:sz w:val="24"/>
          <w:szCs w:val="24"/>
          <w:rPrChange w:id="200" w:author="José Ruiz-Tagle" w:date="2024-12-30T22:02:00Z">
            <w:rPr/>
          </w:rPrChange>
        </w:rPr>
        <w:t xml:space="preserve">Mefodeva, V., Carlyle, M., Walter, Z., Chan, G., &amp; Hides, L. (2022). Polysubstance use in young people accessing residential and day‐treatment services for substance use: Substance use profiles, psychiatric comorbidity and treatment completion. </w:t>
      </w:r>
      <w:r>
        <w:fldChar w:fldCharType="end"/>
      </w:r>
      <w:r>
        <w:fldChar w:fldCharType="begin"/>
      </w:r>
      <w:r>
        <w:instrText>HYPERLINK "https://www.zotero.org/google-docs/?Y23e5N" \h</w:instrText>
      </w:r>
      <w:r>
        <w:fldChar w:fldCharType="separate"/>
      </w:r>
      <w:r w:rsidRPr="00215940">
        <w:rPr>
          <w:i/>
          <w:sz w:val="24"/>
          <w:szCs w:val="24"/>
          <w:lang w:val="es-CL"/>
          <w:rPrChange w:id="201" w:author="José Ruiz-Tagle" w:date="2024-12-30T22:02:00Z">
            <w:rPr>
              <w:i/>
            </w:rPr>
          </w:rPrChange>
        </w:rPr>
        <w:t>Addiction</w:t>
      </w:r>
      <w:r>
        <w:fldChar w:fldCharType="end"/>
      </w:r>
      <w:r>
        <w:fldChar w:fldCharType="begin"/>
      </w:r>
      <w:r w:rsidRPr="00215940">
        <w:rPr>
          <w:lang w:val="es-CL"/>
        </w:rPr>
        <w:instrText>HYPERLINK "https://www.zotero.org/google-docs/?Y23e5N" \h</w:instrText>
      </w:r>
      <w:r>
        <w:fldChar w:fldCharType="separate"/>
      </w:r>
      <w:r w:rsidRPr="00215940">
        <w:rPr>
          <w:sz w:val="24"/>
          <w:szCs w:val="24"/>
          <w:lang w:val="es-CL"/>
          <w:rPrChange w:id="202" w:author="José Ruiz-Tagle" w:date="2024-12-30T22:02:00Z">
            <w:rPr/>
          </w:rPrChange>
        </w:rPr>
        <w:t xml:space="preserve">, </w:t>
      </w:r>
      <w:r>
        <w:fldChar w:fldCharType="end"/>
      </w:r>
      <w:r>
        <w:fldChar w:fldCharType="begin"/>
      </w:r>
      <w:r w:rsidRPr="00215940">
        <w:rPr>
          <w:lang w:val="es-CL"/>
        </w:rPr>
        <w:instrText>HYPERLINK "https://www.zotero.org/google-docs/?Y23e5N" \h</w:instrText>
      </w:r>
      <w:r>
        <w:fldChar w:fldCharType="separate"/>
      </w:r>
      <w:r w:rsidRPr="00215940">
        <w:rPr>
          <w:i/>
          <w:sz w:val="24"/>
          <w:szCs w:val="24"/>
          <w:lang w:val="es-CL"/>
          <w:rPrChange w:id="203" w:author="José Ruiz-Tagle" w:date="2024-12-30T22:02:00Z">
            <w:rPr>
              <w:i/>
            </w:rPr>
          </w:rPrChange>
        </w:rPr>
        <w:t>117</w:t>
      </w:r>
      <w:r>
        <w:fldChar w:fldCharType="end"/>
      </w:r>
      <w:r>
        <w:fldChar w:fldCharType="begin"/>
      </w:r>
      <w:r w:rsidRPr="00215940">
        <w:rPr>
          <w:lang w:val="es-CL"/>
        </w:rPr>
        <w:instrText>HYPERLINK "https://www.zotero.org/google-docs/?Y23e5N" \h</w:instrText>
      </w:r>
      <w:r>
        <w:fldChar w:fldCharType="separate"/>
      </w:r>
      <w:r w:rsidRPr="00215940">
        <w:rPr>
          <w:sz w:val="24"/>
          <w:szCs w:val="24"/>
          <w:lang w:val="es-CL"/>
          <w:rPrChange w:id="204" w:author="José Ruiz-Tagle" w:date="2024-12-30T22:02:00Z">
            <w:rPr/>
          </w:rPrChange>
        </w:rPr>
        <w:t>(12), 3110-3120. https://doi.org/10.1111/add.16008</w:t>
      </w:r>
      <w:r>
        <w:fldChar w:fldCharType="end"/>
      </w:r>
    </w:p>
    <w:p w14:paraId="00000075"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rsidRPr="00215940">
        <w:rPr>
          <w:lang w:val="es-CL"/>
        </w:rPr>
        <w:instrText>HYPERLINK "https://www.zotero.org/google-docs/?Y23e5N" \h</w:instrText>
      </w:r>
      <w:r>
        <w:fldChar w:fldCharType="separate"/>
      </w:r>
      <w:r w:rsidRPr="00215940">
        <w:rPr>
          <w:sz w:val="24"/>
          <w:szCs w:val="24"/>
          <w:lang w:val="es-CL"/>
          <w:rPrChange w:id="205" w:author="José Ruiz-Tagle" w:date="2024-12-30T22:02:00Z">
            <w:rPr/>
          </w:rPrChange>
        </w:rPr>
        <w:t xml:space="preserve">Olivari, C. F., Gaete, J., Rodriguez, N., Pizarro, E., Del Villar, P., Calvo, E., &amp; Castillo-Carniglia, A. (2022). </w:t>
      </w:r>
      <w:r>
        <w:rPr>
          <w:sz w:val="24"/>
          <w:szCs w:val="24"/>
          <w:rPrChange w:id="206" w:author="José Ruiz-Tagle" w:date="2024-12-30T22:02:00Z">
            <w:rPr/>
          </w:rPrChange>
        </w:rPr>
        <w:t xml:space="preserve">Polydrug Use and Co-occurring Substance Use Disorders in a Respondent Driven Sampling of Cocaine Base Paste Users in Santiago, Chile. </w:t>
      </w:r>
      <w:r>
        <w:fldChar w:fldCharType="end"/>
      </w:r>
      <w:r>
        <w:fldChar w:fldCharType="begin"/>
      </w:r>
      <w:r>
        <w:instrText>HYPERLINK "https://www.zotero.org/google-docs/?Y23e5N" \h</w:instrText>
      </w:r>
      <w:r>
        <w:fldChar w:fldCharType="separate"/>
      </w:r>
      <w:r>
        <w:rPr>
          <w:i/>
          <w:sz w:val="24"/>
          <w:szCs w:val="24"/>
          <w:rPrChange w:id="207" w:author="José Ruiz-Tagle" w:date="2024-12-30T22:02:00Z">
            <w:rPr>
              <w:i/>
            </w:rPr>
          </w:rPrChange>
        </w:rPr>
        <w:t>Journal of Psychoactive Drugs</w:t>
      </w:r>
      <w:r>
        <w:fldChar w:fldCharType="end"/>
      </w:r>
      <w:r>
        <w:fldChar w:fldCharType="begin"/>
      </w:r>
      <w:r>
        <w:instrText>HYPERLINK "https://www.zotero.org/google-docs/?Y23e5N" \h</w:instrText>
      </w:r>
      <w:r>
        <w:fldChar w:fldCharType="separate"/>
      </w:r>
      <w:r>
        <w:rPr>
          <w:sz w:val="24"/>
          <w:szCs w:val="24"/>
          <w:rPrChange w:id="208"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209" w:author="José Ruiz-Tagle" w:date="2024-12-30T22:02:00Z">
            <w:rPr>
              <w:i/>
            </w:rPr>
          </w:rPrChange>
        </w:rPr>
        <w:t>54</w:t>
      </w:r>
      <w:r>
        <w:fldChar w:fldCharType="end"/>
      </w:r>
      <w:r>
        <w:fldChar w:fldCharType="begin"/>
      </w:r>
      <w:r>
        <w:instrText>HYPERLINK "https://www.zotero.org/google-docs/?Y23e5N" \h</w:instrText>
      </w:r>
      <w:r>
        <w:fldChar w:fldCharType="separate"/>
      </w:r>
      <w:r>
        <w:rPr>
          <w:sz w:val="24"/>
          <w:szCs w:val="24"/>
          <w:rPrChange w:id="210" w:author="José Ruiz-Tagle" w:date="2024-12-30T22:02:00Z">
            <w:rPr/>
          </w:rPrChange>
        </w:rPr>
        <w:t>(4), 348-357. https://doi.org/10.1080/02791072.2021.1976886</w:t>
      </w:r>
      <w:r>
        <w:fldChar w:fldCharType="end"/>
      </w:r>
    </w:p>
    <w:p w14:paraId="00000076"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211" w:author="José Ruiz-Tagle" w:date="2024-12-30T22:02:00Z">
            <w:rPr/>
          </w:rPrChange>
        </w:rPr>
        <w:t xml:space="preserve">Passos, S. R. L., &amp; Camacho, L. A. B. (2000). Factors associated with immediate dropout of outpatient treatment for drug abuse in Rio de Janeiro. </w:t>
      </w:r>
      <w:r>
        <w:fldChar w:fldCharType="end"/>
      </w:r>
      <w:r>
        <w:fldChar w:fldCharType="begin"/>
      </w:r>
      <w:r>
        <w:instrText>HYPERLINK "https://www.zotero.org/google-docs/?Y23e5N" \h</w:instrText>
      </w:r>
      <w:r>
        <w:fldChar w:fldCharType="separate"/>
      </w:r>
      <w:r>
        <w:rPr>
          <w:i/>
          <w:sz w:val="24"/>
          <w:szCs w:val="24"/>
          <w:rPrChange w:id="212" w:author="José Ruiz-Tagle" w:date="2024-12-30T22:02:00Z">
            <w:rPr>
              <w:i/>
            </w:rPr>
          </w:rPrChange>
        </w:rPr>
        <w:t>Social Psychiatry and Psychiatric Epidemiology</w:t>
      </w:r>
      <w:r>
        <w:fldChar w:fldCharType="end"/>
      </w:r>
      <w:r>
        <w:fldChar w:fldCharType="begin"/>
      </w:r>
      <w:r>
        <w:instrText>HYPERLINK "https://www.zotero.org/google-docs/?Y23e5N" \h</w:instrText>
      </w:r>
      <w:r>
        <w:fldChar w:fldCharType="separate"/>
      </w:r>
      <w:r>
        <w:rPr>
          <w:sz w:val="24"/>
          <w:szCs w:val="24"/>
          <w:rPrChange w:id="213"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214" w:author="José Ruiz-Tagle" w:date="2024-12-30T22:02:00Z">
            <w:rPr>
              <w:i/>
            </w:rPr>
          </w:rPrChange>
        </w:rPr>
        <w:t>35</w:t>
      </w:r>
      <w:r>
        <w:fldChar w:fldCharType="end"/>
      </w:r>
      <w:r>
        <w:fldChar w:fldCharType="begin"/>
      </w:r>
      <w:r>
        <w:instrText>HYPERLINK "https://www.zotero.org/google-docs/?Y23e5N" \h</w:instrText>
      </w:r>
      <w:r>
        <w:fldChar w:fldCharType="separate"/>
      </w:r>
      <w:r>
        <w:rPr>
          <w:sz w:val="24"/>
          <w:szCs w:val="24"/>
          <w:rPrChange w:id="215" w:author="José Ruiz-Tagle" w:date="2024-12-30T22:02:00Z">
            <w:rPr/>
          </w:rPrChange>
        </w:rPr>
        <w:t>(11), 513-517. https://doi.org/10.1007/s001270050273</w:t>
      </w:r>
      <w:r>
        <w:fldChar w:fldCharType="end"/>
      </w:r>
    </w:p>
    <w:p w14:paraId="00000077"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lastRenderedPageBreak/>
        <w:fldChar w:fldCharType="begin"/>
      </w:r>
      <w:r>
        <w:instrText>HYPERLINK "https://www.zotero.org/google-docs/?Y23e5N" \h</w:instrText>
      </w:r>
      <w:r>
        <w:fldChar w:fldCharType="separate"/>
      </w:r>
      <w:r>
        <w:rPr>
          <w:sz w:val="24"/>
          <w:szCs w:val="24"/>
          <w:rPrChange w:id="216" w:author="José Ruiz-Tagle" w:date="2024-12-30T22:02:00Z">
            <w:rPr/>
          </w:rPrChange>
        </w:rPr>
        <w:t xml:space="preserve">Price, O., Sutherland, R., Man, N., Bruno, R., Dietze, P., Salom, C., Akhurst, J., &amp; Peacock, A. (2023). Trends and psychosocial correlates of same day polysubstance use among people who inject drugs in Australia, 2012-2022. </w:t>
      </w:r>
      <w:r>
        <w:fldChar w:fldCharType="end"/>
      </w:r>
      <w:r>
        <w:fldChar w:fldCharType="begin"/>
      </w:r>
      <w:r>
        <w:instrText>HYPERLINK "https://www.zotero.org/google-docs/?Y23e5N" \h</w:instrText>
      </w:r>
      <w:r>
        <w:fldChar w:fldCharType="separate"/>
      </w:r>
      <w:r>
        <w:rPr>
          <w:i/>
          <w:sz w:val="24"/>
          <w:szCs w:val="24"/>
          <w:rPrChange w:id="217" w:author="José Ruiz-Tagle" w:date="2024-12-30T22:02:00Z">
            <w:rPr>
              <w:i/>
            </w:rPr>
          </w:rPrChange>
        </w:rPr>
        <w:t>International Journal of Drug Policy</w:t>
      </w:r>
      <w:r>
        <w:fldChar w:fldCharType="end"/>
      </w:r>
      <w:r>
        <w:fldChar w:fldCharType="begin"/>
      </w:r>
      <w:r>
        <w:instrText>HYPERLINK "https://www.zotero.org/google-docs/?Y23e5N" \h</w:instrText>
      </w:r>
      <w:r>
        <w:fldChar w:fldCharType="separate"/>
      </w:r>
      <w:r>
        <w:rPr>
          <w:sz w:val="24"/>
          <w:szCs w:val="24"/>
          <w:rPrChange w:id="218" w:author="José Ruiz-Tagle" w:date="2024-12-30T22:02:00Z">
            <w:rPr/>
          </w:rPrChange>
        </w:rPr>
        <w:t>, 104150. https://doi.org/10.1016/j.drugpo.2023.104150</w:t>
      </w:r>
      <w:r>
        <w:fldChar w:fldCharType="end"/>
      </w:r>
    </w:p>
    <w:p w14:paraId="00000078"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219" w:author="José Ruiz-Tagle" w:date="2024-12-30T22:02:00Z">
            <w:rPr/>
          </w:rPrChange>
        </w:rPr>
        <w:t xml:space="preserve">Quek, L.-H., Chan, G. C. K., White, A., Connor, J. P., Baker, P. J., Saunders, J. B., &amp; Kelly, A. B. (2013). Concurrent and Simultaneous Polydrug Use: Latent Class Analysis of an Australian Nationally Representative Sample of Young Adults. </w:t>
      </w:r>
      <w:r>
        <w:fldChar w:fldCharType="end"/>
      </w:r>
      <w:r>
        <w:fldChar w:fldCharType="begin"/>
      </w:r>
      <w:r>
        <w:instrText>HYPERLINK "https://www.zotero.org/google-docs/?Y23e5N" \h</w:instrText>
      </w:r>
      <w:r>
        <w:fldChar w:fldCharType="separate"/>
      </w:r>
      <w:r>
        <w:rPr>
          <w:i/>
          <w:sz w:val="24"/>
          <w:szCs w:val="24"/>
          <w:rPrChange w:id="220" w:author="José Ruiz-Tagle" w:date="2024-12-30T22:02:00Z">
            <w:rPr>
              <w:i/>
            </w:rPr>
          </w:rPrChange>
        </w:rPr>
        <w:t>Frontiers in Public Health</w:t>
      </w:r>
      <w:r>
        <w:fldChar w:fldCharType="end"/>
      </w:r>
      <w:r>
        <w:fldChar w:fldCharType="begin"/>
      </w:r>
      <w:r>
        <w:instrText>HYPERLINK "https://www.zotero.org/google-docs/?Y23e5N" \h</w:instrText>
      </w:r>
      <w:r>
        <w:fldChar w:fldCharType="separate"/>
      </w:r>
      <w:r>
        <w:rPr>
          <w:sz w:val="24"/>
          <w:szCs w:val="24"/>
          <w:rPrChange w:id="221"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222" w:author="José Ruiz-Tagle" w:date="2024-12-30T22:02:00Z">
            <w:rPr>
              <w:i/>
            </w:rPr>
          </w:rPrChange>
        </w:rPr>
        <w:t>1</w:t>
      </w:r>
      <w:r>
        <w:fldChar w:fldCharType="end"/>
      </w:r>
      <w:r>
        <w:fldChar w:fldCharType="begin"/>
      </w:r>
      <w:r>
        <w:instrText>HYPERLINK "https://www.zotero.org/google-docs/?Y23e5N" \h</w:instrText>
      </w:r>
      <w:r>
        <w:fldChar w:fldCharType="separate"/>
      </w:r>
      <w:r>
        <w:rPr>
          <w:sz w:val="24"/>
          <w:szCs w:val="24"/>
          <w:rPrChange w:id="223" w:author="José Ruiz-Tagle" w:date="2024-12-30T22:02:00Z">
            <w:rPr/>
          </w:rPrChange>
        </w:rPr>
        <w:t>. https://doi.org/10.3389/fpubh.2013.00061</w:t>
      </w:r>
      <w:r>
        <w:fldChar w:fldCharType="end"/>
      </w:r>
    </w:p>
    <w:p w14:paraId="00000079"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224" w:author="José Ruiz-Tagle" w:date="2024-12-30T22:02:00Z">
            <w:rPr/>
          </w:rPrChange>
        </w:rPr>
        <w:t xml:space="preserve">Royston, P., &amp; Altman, D. G. (2013). External validation of a Cox prognostic model: Principles and methods. </w:t>
      </w:r>
      <w:r>
        <w:fldChar w:fldCharType="end"/>
      </w:r>
      <w:r>
        <w:fldChar w:fldCharType="begin"/>
      </w:r>
      <w:r>
        <w:instrText>HYPERLINK "https://www.zotero.org/google-docs/?Y23e5N" \h</w:instrText>
      </w:r>
      <w:r>
        <w:fldChar w:fldCharType="separate"/>
      </w:r>
      <w:r>
        <w:rPr>
          <w:i/>
          <w:sz w:val="24"/>
          <w:szCs w:val="24"/>
          <w:rPrChange w:id="225" w:author="José Ruiz-Tagle" w:date="2024-12-30T22:02:00Z">
            <w:rPr>
              <w:i/>
            </w:rPr>
          </w:rPrChange>
        </w:rPr>
        <w:t>BMC Medical Research Methodology</w:t>
      </w:r>
      <w:r>
        <w:fldChar w:fldCharType="end"/>
      </w:r>
      <w:r>
        <w:fldChar w:fldCharType="begin"/>
      </w:r>
      <w:r>
        <w:instrText>HYPERLINK "https://www.zotero.org/google-docs/?Y23e5N" \h</w:instrText>
      </w:r>
      <w:r>
        <w:fldChar w:fldCharType="separate"/>
      </w:r>
      <w:r>
        <w:rPr>
          <w:sz w:val="24"/>
          <w:szCs w:val="24"/>
          <w:rPrChange w:id="226"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227" w:author="José Ruiz-Tagle" w:date="2024-12-30T22:02:00Z">
            <w:rPr>
              <w:i/>
            </w:rPr>
          </w:rPrChange>
        </w:rPr>
        <w:t>13</w:t>
      </w:r>
      <w:r>
        <w:fldChar w:fldCharType="end"/>
      </w:r>
      <w:r>
        <w:fldChar w:fldCharType="begin"/>
      </w:r>
      <w:r>
        <w:instrText>HYPERLINK "https://www.zotero.org/google-docs/?Y23e5N" \h</w:instrText>
      </w:r>
      <w:r>
        <w:fldChar w:fldCharType="separate"/>
      </w:r>
      <w:r>
        <w:rPr>
          <w:sz w:val="24"/>
          <w:szCs w:val="24"/>
          <w:rPrChange w:id="228" w:author="José Ruiz-Tagle" w:date="2024-12-30T22:02:00Z">
            <w:rPr/>
          </w:rPrChange>
        </w:rPr>
        <w:t>(1), 33. https://doi.org/10.1186/1471-2288-13-33</w:t>
      </w:r>
      <w:r>
        <w:fldChar w:fldCharType="end"/>
      </w:r>
    </w:p>
    <w:p w14:paraId="0000007A"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229" w:author="José Ruiz-Tagle" w:date="2024-12-30T22:02:00Z">
            <w:rPr/>
          </w:rPrChange>
        </w:rPr>
        <w:t xml:space="preserve">Ruiz-Tagle Maturana, J., Cruz, A. G.-S., Rocha-Jiménez, T., &amp; Castillo-Carniglia, Á. (2023). Does substance use disorder treatment completion reduce the risk of treatment readmission in Chile? </w:t>
      </w:r>
      <w:r>
        <w:fldChar w:fldCharType="end"/>
      </w:r>
      <w:r>
        <w:fldChar w:fldCharType="begin"/>
      </w:r>
      <w:r>
        <w:instrText>HYPERLINK "https://www.zotero.org/google-docs/?Y23e5N" \h</w:instrText>
      </w:r>
      <w:r>
        <w:fldChar w:fldCharType="separate"/>
      </w:r>
      <w:r>
        <w:rPr>
          <w:i/>
          <w:sz w:val="24"/>
          <w:szCs w:val="24"/>
          <w:rPrChange w:id="230" w:author="José Ruiz-Tagle" w:date="2024-12-30T22:02:00Z">
            <w:rPr>
              <w:i/>
            </w:rPr>
          </w:rPrChange>
        </w:rPr>
        <w:t>Drug and Alcohol Dependence</w:t>
      </w:r>
      <w:r>
        <w:fldChar w:fldCharType="end"/>
      </w:r>
      <w:r>
        <w:fldChar w:fldCharType="begin"/>
      </w:r>
      <w:r>
        <w:instrText>HYPERLINK "https://www.zotero.org/google-docs/?Y23e5N" \h</w:instrText>
      </w:r>
      <w:r>
        <w:fldChar w:fldCharType="separate"/>
      </w:r>
      <w:r>
        <w:rPr>
          <w:sz w:val="24"/>
          <w:szCs w:val="24"/>
          <w:rPrChange w:id="231"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232" w:author="José Ruiz-Tagle" w:date="2024-12-30T22:02:00Z">
            <w:rPr>
              <w:i/>
            </w:rPr>
          </w:rPrChange>
        </w:rPr>
        <w:t>248</w:t>
      </w:r>
      <w:r>
        <w:fldChar w:fldCharType="end"/>
      </w:r>
      <w:r>
        <w:fldChar w:fldCharType="begin"/>
      </w:r>
      <w:r>
        <w:instrText>HYPERLINK "https://www.zotero.org/google-docs/?Y23e5N" \h</w:instrText>
      </w:r>
      <w:r>
        <w:fldChar w:fldCharType="separate"/>
      </w:r>
      <w:r>
        <w:rPr>
          <w:sz w:val="24"/>
          <w:szCs w:val="24"/>
          <w:rPrChange w:id="233" w:author="José Ruiz-Tagle" w:date="2024-12-30T22:02:00Z">
            <w:rPr/>
          </w:rPrChange>
        </w:rPr>
        <w:t>, 109907. https://doi.org/10.1016/j.drugalcdep.2023.109907</w:t>
      </w:r>
      <w:r>
        <w:fldChar w:fldCharType="end"/>
      </w:r>
    </w:p>
    <w:p w14:paraId="0000007B"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234" w:author="José Ruiz-Tagle" w:date="2024-12-30T22:02:00Z">
            <w:rPr/>
          </w:rPrChange>
        </w:rPr>
        <w:t xml:space="preserve">Rytgaard, H. C. W., &amp; van der Laan, M. J. (2024). </w:t>
      </w:r>
      <w:r>
        <w:fldChar w:fldCharType="end"/>
      </w:r>
      <w:r>
        <w:fldChar w:fldCharType="begin"/>
      </w:r>
      <w:r>
        <w:instrText>HYPERLINK "https://www.zotero.org/google-docs/?Y23e5N" \h</w:instrText>
      </w:r>
      <w:r>
        <w:fldChar w:fldCharType="separate"/>
      </w:r>
      <w:r>
        <w:rPr>
          <w:i/>
          <w:sz w:val="24"/>
          <w:szCs w:val="24"/>
          <w:rPrChange w:id="235" w:author="José Ruiz-Tagle" w:date="2024-12-30T22:02:00Z">
            <w:rPr>
              <w:i/>
            </w:rPr>
          </w:rPrChange>
        </w:rPr>
        <w:t xml:space="preserve">Nonparametric efficient causal estimation of the intervention-specific expected number of recurrent events with continuous-time targeted </w:t>
      </w:r>
      <w:r>
        <w:rPr>
          <w:i/>
          <w:sz w:val="24"/>
          <w:szCs w:val="24"/>
          <w:rPrChange w:id="236" w:author="José Ruiz-Tagle" w:date="2024-12-30T22:02:00Z">
            <w:rPr>
              <w:i/>
            </w:rPr>
          </w:rPrChange>
        </w:rPr>
        <w:lastRenderedPageBreak/>
        <w:t>maximum likelihood and highly adaptive lasso estimation</w:t>
      </w:r>
      <w:r>
        <w:fldChar w:fldCharType="end"/>
      </w:r>
      <w:r>
        <w:fldChar w:fldCharType="begin"/>
      </w:r>
      <w:r>
        <w:instrText>HYPERLINK "https://www.zotero.org/google-docs/?Y23e5N" \h</w:instrText>
      </w:r>
      <w:r>
        <w:fldChar w:fldCharType="separate"/>
      </w:r>
      <w:r>
        <w:rPr>
          <w:sz w:val="24"/>
          <w:szCs w:val="24"/>
          <w:rPrChange w:id="237" w:author="José Ruiz-Tagle" w:date="2024-12-30T22:02:00Z">
            <w:rPr/>
          </w:rPrChange>
        </w:rPr>
        <w:t xml:space="preserve"> (Versión 1). arXiv. https://doi.org/10.48550/ARXIV.2404.01736</w:t>
      </w:r>
      <w:r>
        <w:fldChar w:fldCharType="end"/>
      </w:r>
    </w:p>
    <w:p w14:paraId="0000007C"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238" w:author="José Ruiz-Tagle" w:date="2024-12-30T22:02:00Z">
            <w:rPr/>
          </w:rPrChange>
        </w:rPr>
        <w:t xml:space="preserve">Sewell, J., Miltz, A., Lampe, F. C., Cambiano, V., Speakman, A., Phillips, A. N., Stuart, D., Gilson, R., Asboe, D., Nwokolo, N., Clarke, A., Collins, S., Hart, G., Elford, J., &amp; Rodger, A. J. (2017). Poly drug use, chemsex drug use, and associations with sexual risk behaviour in HIV-negative men who have sex with men attending sexual health clinics. </w:t>
      </w:r>
      <w:r>
        <w:fldChar w:fldCharType="end"/>
      </w:r>
      <w:r>
        <w:fldChar w:fldCharType="begin"/>
      </w:r>
      <w:r>
        <w:instrText>HYPERLINK "https://www.zotero.org/google-docs/?Y23e5N" \h</w:instrText>
      </w:r>
      <w:r>
        <w:fldChar w:fldCharType="separate"/>
      </w:r>
      <w:r>
        <w:rPr>
          <w:i/>
          <w:sz w:val="24"/>
          <w:szCs w:val="24"/>
          <w:rPrChange w:id="239" w:author="José Ruiz-Tagle" w:date="2024-12-30T22:02:00Z">
            <w:rPr>
              <w:i/>
            </w:rPr>
          </w:rPrChange>
        </w:rPr>
        <w:t>International Journal of Drug Policy</w:t>
      </w:r>
      <w:r>
        <w:fldChar w:fldCharType="end"/>
      </w:r>
      <w:r>
        <w:fldChar w:fldCharType="begin"/>
      </w:r>
      <w:r>
        <w:instrText>HYPERLINK "https://www.zotero.org/google-docs/?Y23e5N" \h</w:instrText>
      </w:r>
      <w:r>
        <w:fldChar w:fldCharType="separate"/>
      </w:r>
      <w:r>
        <w:rPr>
          <w:sz w:val="24"/>
          <w:szCs w:val="24"/>
          <w:rPrChange w:id="240"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241" w:author="José Ruiz-Tagle" w:date="2024-12-30T22:02:00Z">
            <w:rPr>
              <w:i/>
            </w:rPr>
          </w:rPrChange>
        </w:rPr>
        <w:t>43</w:t>
      </w:r>
      <w:r>
        <w:fldChar w:fldCharType="end"/>
      </w:r>
      <w:r>
        <w:fldChar w:fldCharType="begin"/>
      </w:r>
      <w:r>
        <w:instrText>HYPERLINK "https://www.zotero.org/google-docs/?Y23e5N" \h</w:instrText>
      </w:r>
      <w:r>
        <w:fldChar w:fldCharType="separate"/>
      </w:r>
      <w:r>
        <w:rPr>
          <w:sz w:val="24"/>
          <w:szCs w:val="24"/>
          <w:rPrChange w:id="242" w:author="José Ruiz-Tagle" w:date="2024-12-30T22:02:00Z">
            <w:rPr/>
          </w:rPrChange>
        </w:rPr>
        <w:t>, 33-43. https://doi.org/10.1016/j.drugpo.2017.01.001</w:t>
      </w:r>
      <w:r>
        <w:fldChar w:fldCharType="end"/>
      </w:r>
    </w:p>
    <w:p w14:paraId="0000007D"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243" w:author="José Ruiz-Tagle" w:date="2024-12-30T22:02:00Z">
            <w:rPr/>
          </w:rPrChange>
        </w:rPr>
        <w:t xml:space="preserve">Steele, J. L., &amp; Peralta, R. L. (2020). Are Polydrug Users More Physically and Verbally Aggressive? An Assessment of Aggression Among Mono- Versus Polydrug Users in a University Sample. </w:t>
      </w:r>
      <w:r>
        <w:fldChar w:fldCharType="end"/>
      </w:r>
      <w:r>
        <w:fldChar w:fldCharType="begin"/>
      </w:r>
      <w:r>
        <w:instrText>HYPERLINK "https://www.zotero.org/google-docs/?Y23e5N" \h</w:instrText>
      </w:r>
      <w:r>
        <w:fldChar w:fldCharType="separate"/>
      </w:r>
      <w:r>
        <w:rPr>
          <w:i/>
          <w:sz w:val="24"/>
          <w:szCs w:val="24"/>
          <w:rPrChange w:id="244" w:author="José Ruiz-Tagle" w:date="2024-12-30T22:02:00Z">
            <w:rPr>
              <w:i/>
            </w:rPr>
          </w:rPrChange>
        </w:rPr>
        <w:t>Journal of Interpersonal Violence</w:t>
      </w:r>
      <w:r>
        <w:fldChar w:fldCharType="end"/>
      </w:r>
      <w:r>
        <w:fldChar w:fldCharType="begin"/>
      </w:r>
      <w:r>
        <w:instrText>HYPERLINK "https://www.zotero.org/google-docs/?Y23e5N" \h</w:instrText>
      </w:r>
      <w:r>
        <w:fldChar w:fldCharType="separate"/>
      </w:r>
      <w:r>
        <w:rPr>
          <w:sz w:val="24"/>
          <w:szCs w:val="24"/>
          <w:rPrChange w:id="245"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246" w:author="José Ruiz-Tagle" w:date="2024-12-30T22:02:00Z">
            <w:rPr>
              <w:i/>
            </w:rPr>
          </w:rPrChange>
        </w:rPr>
        <w:t>35</w:t>
      </w:r>
      <w:r>
        <w:fldChar w:fldCharType="end"/>
      </w:r>
      <w:r>
        <w:fldChar w:fldCharType="begin"/>
      </w:r>
      <w:r>
        <w:instrText>HYPERLINK "https://www.zotero.org/google-docs/?Y23e5N" \h</w:instrText>
      </w:r>
      <w:r>
        <w:fldChar w:fldCharType="separate"/>
      </w:r>
      <w:r>
        <w:rPr>
          <w:sz w:val="24"/>
          <w:szCs w:val="24"/>
          <w:rPrChange w:id="247" w:author="José Ruiz-Tagle" w:date="2024-12-30T22:02:00Z">
            <w:rPr/>
          </w:rPrChange>
        </w:rPr>
        <w:t>(21-22), 4444-4467. https://doi.org/10.1177/0886260517715024</w:t>
      </w:r>
      <w:r>
        <w:fldChar w:fldCharType="end"/>
      </w:r>
    </w:p>
    <w:p w14:paraId="0000007E"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248" w:author="José Ruiz-Tagle" w:date="2024-12-30T22:02:00Z">
            <w:rPr/>
          </w:rPrChange>
        </w:rPr>
        <w:t xml:space="preserve">Stephenson, M., Aggen, S. H., Polak, K., Svikis, D. S., Kendler, K. S., &amp; Edwards, A. C. (2022). Patterns and Correlates of Polysubstance Use Among Individuals With Severe Alcohol Use Disorder. </w:t>
      </w:r>
      <w:r>
        <w:fldChar w:fldCharType="end"/>
      </w:r>
      <w:r>
        <w:fldChar w:fldCharType="begin"/>
      </w:r>
      <w:r>
        <w:instrText>HYPERLINK "https://www.zotero.org/google-docs/?Y23e5N" \h</w:instrText>
      </w:r>
      <w:r>
        <w:fldChar w:fldCharType="separate"/>
      </w:r>
      <w:r>
        <w:rPr>
          <w:i/>
          <w:sz w:val="24"/>
          <w:szCs w:val="24"/>
          <w:rPrChange w:id="249" w:author="José Ruiz-Tagle" w:date="2024-12-30T22:02:00Z">
            <w:rPr>
              <w:i/>
            </w:rPr>
          </w:rPrChange>
        </w:rPr>
        <w:t>Alcohol and Alcoholism</w:t>
      </w:r>
      <w:r>
        <w:fldChar w:fldCharType="end"/>
      </w:r>
      <w:r>
        <w:fldChar w:fldCharType="begin"/>
      </w:r>
      <w:r>
        <w:instrText>HYPERLINK "https://www.zotero.org/google-docs/?Y23e5N" \h</w:instrText>
      </w:r>
      <w:r>
        <w:fldChar w:fldCharType="separate"/>
      </w:r>
      <w:r>
        <w:rPr>
          <w:sz w:val="24"/>
          <w:szCs w:val="24"/>
          <w:rPrChange w:id="250"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251" w:author="José Ruiz-Tagle" w:date="2024-12-30T22:02:00Z">
            <w:rPr>
              <w:i/>
            </w:rPr>
          </w:rPrChange>
        </w:rPr>
        <w:t>57</w:t>
      </w:r>
      <w:r>
        <w:fldChar w:fldCharType="end"/>
      </w:r>
      <w:r>
        <w:fldChar w:fldCharType="begin"/>
      </w:r>
      <w:r>
        <w:instrText>HYPERLINK "https://www.zotero.org/google-docs/?Y23e5N" \h</w:instrText>
      </w:r>
      <w:r>
        <w:fldChar w:fldCharType="separate"/>
      </w:r>
      <w:r>
        <w:rPr>
          <w:sz w:val="24"/>
          <w:szCs w:val="24"/>
          <w:rPrChange w:id="252" w:author="José Ruiz-Tagle" w:date="2024-12-30T22:02:00Z">
            <w:rPr/>
          </w:rPrChange>
        </w:rPr>
        <w:t>(5), 622-629. https://doi.org/10.1093/alcalc/agac012</w:t>
      </w:r>
      <w:r>
        <w:fldChar w:fldCharType="end"/>
      </w:r>
    </w:p>
    <w:p w14:paraId="0000007F"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instrText>HYPERLINK "https://www.zotero.org/google-docs/?Y23e5N" \h</w:instrText>
      </w:r>
      <w:r>
        <w:fldChar w:fldCharType="separate"/>
      </w:r>
      <w:r>
        <w:rPr>
          <w:sz w:val="24"/>
          <w:szCs w:val="24"/>
          <w:rPrChange w:id="253" w:author="José Ruiz-Tagle" w:date="2024-12-30T22:02:00Z">
            <w:rPr/>
          </w:rPrChange>
        </w:rPr>
        <w:t xml:space="preserve">United Nations Office on Drugs and Crime [UNODC]. (2023). </w:t>
      </w:r>
      <w:r>
        <w:fldChar w:fldCharType="end"/>
      </w:r>
      <w:r>
        <w:fldChar w:fldCharType="begin"/>
      </w:r>
      <w:r>
        <w:instrText>HYPERLINK "https://www.zotero.org/google-docs/?Y23e5N" \h</w:instrText>
      </w:r>
      <w:r>
        <w:fldChar w:fldCharType="separate"/>
      </w:r>
      <w:r>
        <w:rPr>
          <w:i/>
          <w:sz w:val="24"/>
          <w:szCs w:val="24"/>
          <w:rPrChange w:id="254" w:author="José Ruiz-Tagle" w:date="2024-12-30T22:02:00Z">
            <w:rPr>
              <w:i/>
            </w:rPr>
          </w:rPrChange>
        </w:rPr>
        <w:t>Treatment Services for Substance Use Disorders in Latin American Countries: Findings from the UNODC-WHO Facility Survey for Field Testing</w:t>
      </w:r>
      <w:r>
        <w:fldChar w:fldCharType="end"/>
      </w:r>
      <w:r>
        <w:fldChar w:fldCharType="begin"/>
      </w:r>
      <w:r>
        <w:instrText>HYPERLINK "https://www.zotero.org/google-docs/?Y23e5N" \h</w:instrText>
      </w:r>
      <w:r>
        <w:fldChar w:fldCharType="separate"/>
      </w:r>
      <w:r>
        <w:rPr>
          <w:sz w:val="24"/>
          <w:szCs w:val="24"/>
          <w:rPrChange w:id="255" w:author="José Ruiz-Tagle" w:date="2024-12-30T22:02:00Z">
            <w:rPr/>
          </w:rPrChange>
        </w:rPr>
        <w:t xml:space="preserve">. </w:t>
      </w:r>
      <w:r>
        <w:rPr>
          <w:sz w:val="24"/>
          <w:szCs w:val="24"/>
          <w:rPrChange w:id="256" w:author="José Ruiz-Tagle" w:date="2024-12-30T22:02:00Z">
            <w:rPr/>
          </w:rPrChange>
        </w:rPr>
        <w:lastRenderedPageBreak/>
        <w:t>https://www.unodc.org/documents/drug-prevention-and-treatment/UNODC_QALAT_mapping_report_ENGLISH.pdf</w:t>
      </w:r>
      <w:r>
        <w:fldChar w:fldCharType="end"/>
      </w:r>
    </w:p>
    <w:p w14:paraId="00000080" w14:textId="77777777" w:rsidR="00E4483A" w:rsidRDefault="00000000">
      <w:pPr>
        <w:widowControl w:val="0"/>
        <w:pBdr>
          <w:top w:val="nil"/>
          <w:left w:val="nil"/>
          <w:bottom w:val="nil"/>
          <w:right w:val="nil"/>
          <w:between w:val="nil"/>
        </w:pBdr>
        <w:spacing w:after="0" w:line="480" w:lineRule="auto"/>
        <w:ind w:left="720" w:hanging="720"/>
        <w:jc w:val="left"/>
        <w:rPr>
          <w:rFonts w:ascii="Times New Roman" w:eastAsia="Times New Roman" w:hAnsi="Times New Roman" w:cs="Times New Roman"/>
          <w:sz w:val="24"/>
          <w:szCs w:val="24"/>
        </w:rPr>
      </w:pPr>
      <w:r>
        <w:fldChar w:fldCharType="begin"/>
      </w:r>
      <w:r w:rsidRPr="00215940">
        <w:rPr>
          <w:lang w:val="es-CL"/>
        </w:rPr>
        <w:instrText>HYPERLINK "https://www.zotero.org/google-docs/?Y23e5N" \h</w:instrText>
      </w:r>
      <w:r>
        <w:fldChar w:fldCharType="separate"/>
      </w:r>
      <w:r w:rsidRPr="00215940">
        <w:rPr>
          <w:sz w:val="24"/>
          <w:szCs w:val="24"/>
          <w:lang w:val="es-CL"/>
          <w:rPrChange w:id="257" w:author="José Ruiz-Tagle" w:date="2024-12-30T22:02:00Z">
            <w:rPr/>
          </w:rPrChange>
        </w:rPr>
        <w:t xml:space="preserve">Vázquez-Real, M., Talero-Barrientos, E. M., &amp; Franco-Fernández, M. D. (2022). </w:t>
      </w:r>
      <w:r>
        <w:rPr>
          <w:sz w:val="24"/>
          <w:szCs w:val="24"/>
          <w:rPrChange w:id="258" w:author="José Ruiz-Tagle" w:date="2024-12-30T22:02:00Z">
            <w:rPr/>
          </w:rPrChange>
        </w:rPr>
        <w:t xml:space="preserve">Sociodemographic, clinical and pharmacological factors influencing early readmission in mental health settings. </w:t>
      </w:r>
      <w:r>
        <w:fldChar w:fldCharType="end"/>
      </w:r>
      <w:r>
        <w:fldChar w:fldCharType="begin"/>
      </w:r>
      <w:r>
        <w:instrText>HYPERLINK "https://www.zotero.org/google-docs/?Y23e5N" \h</w:instrText>
      </w:r>
      <w:r>
        <w:fldChar w:fldCharType="separate"/>
      </w:r>
      <w:r>
        <w:rPr>
          <w:i/>
          <w:sz w:val="24"/>
          <w:szCs w:val="24"/>
          <w:rPrChange w:id="259" w:author="José Ruiz-Tagle" w:date="2024-12-30T22:02:00Z">
            <w:rPr>
              <w:i/>
            </w:rPr>
          </w:rPrChange>
        </w:rPr>
        <w:t>Actas Espanolas De Psiquiatria</w:t>
      </w:r>
      <w:r>
        <w:fldChar w:fldCharType="end"/>
      </w:r>
      <w:r>
        <w:fldChar w:fldCharType="begin"/>
      </w:r>
      <w:r>
        <w:instrText>HYPERLINK "https://www.zotero.org/google-docs/?Y23e5N" \h</w:instrText>
      </w:r>
      <w:r>
        <w:fldChar w:fldCharType="separate"/>
      </w:r>
      <w:r>
        <w:rPr>
          <w:sz w:val="24"/>
          <w:szCs w:val="24"/>
          <w:rPrChange w:id="260" w:author="José Ruiz-Tagle" w:date="2024-12-30T22:02:00Z">
            <w:rPr/>
          </w:rPrChange>
        </w:rPr>
        <w:t xml:space="preserve">, </w:t>
      </w:r>
      <w:r>
        <w:fldChar w:fldCharType="end"/>
      </w:r>
      <w:r>
        <w:fldChar w:fldCharType="begin"/>
      </w:r>
      <w:r>
        <w:instrText>HYPERLINK "https://www.zotero.org/google-docs/?Y23e5N" \h</w:instrText>
      </w:r>
      <w:r>
        <w:fldChar w:fldCharType="separate"/>
      </w:r>
      <w:r>
        <w:rPr>
          <w:i/>
          <w:sz w:val="24"/>
          <w:szCs w:val="24"/>
          <w:rPrChange w:id="261" w:author="José Ruiz-Tagle" w:date="2024-12-30T22:02:00Z">
            <w:rPr>
              <w:i/>
            </w:rPr>
          </w:rPrChange>
        </w:rPr>
        <w:t>50</w:t>
      </w:r>
      <w:r>
        <w:fldChar w:fldCharType="end"/>
      </w:r>
      <w:r>
        <w:fldChar w:fldCharType="begin"/>
      </w:r>
      <w:r>
        <w:instrText>HYPERLINK "https://www.zotero.org/google-docs/?Y23e5N" \h</w:instrText>
      </w:r>
      <w:r>
        <w:fldChar w:fldCharType="separate"/>
      </w:r>
      <w:r>
        <w:rPr>
          <w:sz w:val="24"/>
          <w:szCs w:val="24"/>
          <w:rPrChange w:id="262" w:author="José Ruiz-Tagle" w:date="2024-12-30T22:02:00Z">
            <w:rPr/>
          </w:rPrChange>
        </w:rPr>
        <w:t>(6), 248-255.</w:t>
      </w:r>
      <w:r>
        <w:fldChar w:fldCharType="end"/>
      </w:r>
    </w:p>
    <w:p w14:paraId="00000081" w14:textId="77777777" w:rsidR="00E4483A" w:rsidRDefault="00E4483A">
      <w:pPr>
        <w:rPr>
          <w:rFonts w:ascii="Times New Roman" w:eastAsia="Times New Roman" w:hAnsi="Times New Roman" w:cs="Times New Roman"/>
          <w:sz w:val="24"/>
          <w:szCs w:val="24"/>
        </w:rPr>
      </w:pPr>
    </w:p>
    <w:p w14:paraId="00000082" w14:textId="77777777" w:rsidR="00E4483A" w:rsidRDefault="00E4483A">
      <w:pPr>
        <w:rPr>
          <w:rFonts w:ascii="Times New Roman" w:eastAsia="Times New Roman" w:hAnsi="Times New Roman" w:cs="Times New Roman"/>
          <w:sz w:val="24"/>
          <w:szCs w:val="24"/>
        </w:rPr>
      </w:pPr>
    </w:p>
    <w:sectPr w:rsidR="00E4483A">
      <w:pgSz w:w="12240" w:h="15840"/>
      <w:pgMar w:top="1417" w:right="1701" w:bottom="1417" w:left="1701"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ndrés González Santa Cruz" w:date="2024-12-13T19:01:00Z" w:initials="">
    <w:p w14:paraId="00000089" w14:textId="77777777" w:rsidR="00E4483A"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2"/>
          <w:szCs w:val="22"/>
        </w:rPr>
        <w:t>https://docs.google.com/document/d/1zBs2X7b5OlO5VEgi13E5c0No6Gq5dHuU/edit</w:t>
      </w:r>
    </w:p>
  </w:comment>
  <w:comment w:id="1" w:author="Andrés González Santa Cruz" w:date="2025-02-14T17:44:00Z" w:initials="AG">
    <w:p w14:paraId="33652D1A" w14:textId="77777777" w:rsidR="007C3D44" w:rsidRDefault="007C3D44" w:rsidP="007C3D44">
      <w:pPr>
        <w:pStyle w:val="Textocomentario"/>
      </w:pPr>
      <w:r>
        <w:rPr>
          <w:rStyle w:val="Refdecomentario"/>
        </w:rPr>
        <w:annotationRef/>
      </w:r>
      <w:r>
        <w:t>JSAT:Original Research is a research report of approximately 5,000 words (exclusive of abstract, references, tables, or figures) with 3-4 tables or figures;Abstracts should be 350 words or fewer, structured into sections describing the Introduction, Methods, Results, and Conclusions. Do not include in-text citations in the abstract.; Include 3-5 highlights. Ensure that each highlight follows a proper grammatical structure and falls within character limits (maximum 85 characters, including spaces, per bullet point);References 🡪 APA 7th Edition</w:t>
      </w:r>
    </w:p>
    <w:p w14:paraId="122CDDE7" w14:textId="4B801570" w:rsidR="007C3D44" w:rsidRDefault="007C3D44" w:rsidP="007C3D44">
      <w:pPr>
        <w:pStyle w:val="Textocomentario"/>
      </w:pPr>
      <w:r>
        <w:t>Includes a minimum of three keywords.</w:t>
      </w:r>
    </w:p>
  </w:comment>
  <w:comment w:id="5" w:author="Mariel Mateo" w:date="2024-12-23T18:29:00Z" w:initials="">
    <w:p w14:paraId="00000090"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Quizas debieramos rescatar esto en el abstract, ya que es uno de los plus del estudio.</w:t>
      </w:r>
    </w:p>
  </w:comment>
  <w:comment w:id="6" w:author="Mariel Mateo" w:date="2024-12-26T15:50:00Z" w:initials="">
    <w:p w14:paraId="000000A4"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No se si es correcto decir esto, considerando que si se reportan resultados/analisis para las personas con solo 1 tratamiento mas abajo...</w:t>
      </w:r>
    </w:p>
  </w:comment>
  <w:comment w:id="7" w:author="Andrés González Santa Cruz" w:date="2024-12-26T15:50:00Z" w:initials="">
    <w:p w14:paraId="000000A5"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Esq en verdad el foco y nuestros objetivos van dirigidos a las personas con tratamientos múltiples. Los análisis que siguen, son para mostrar lo presumiblemente distintos que son a los con solo un episodio en términos de las variables de interés</w:t>
      </w:r>
    </w:p>
  </w:comment>
  <w:comment w:id="8" w:author="Mariel Mateo" w:date="2024-12-26T15:28:00Z" w:initials="">
    <w:p w14:paraId="00000095"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Agregaria aca el %  del total de pacientes: 18%?</w:t>
      </w:r>
    </w:p>
  </w:comment>
  <w:comment w:id="9" w:author="Mariel Mateo" w:date="2024-12-26T15:30:00Z" w:initials="">
    <w:p w14:paraId="0000009F"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Observations= treatment episodes?</w:t>
      </w:r>
    </w:p>
  </w:comment>
  <w:comment w:id="10" w:author="José Ruiz-Tagle" w:date="2024-12-30T13:47:00Z" w:initials="">
    <w:p w14:paraId="000000A0"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Al ser longitudinal está bien que se presente de esta manera</w:t>
      </w:r>
    </w:p>
  </w:comment>
  <w:comment w:id="12" w:author="Alvaro Castillo Carniglia | U.Mayor" w:date="2024-09-02T10:39:00Z" w:initials="">
    <w:p w14:paraId="0000008D"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Por qué este no es el análisis principal? Pareciera que supera algunos problemas del GEE. De lo contrario agregaría una frases justificando la idoneidad de GEE como análisis principal</w:t>
      </w:r>
    </w:p>
  </w:comment>
  <w:comment w:id="13" w:author="jose antonio ruiz-tagle" w:date="2024-09-09T08:29:00Z" w:initials="">
    <w:p w14:paraId="0000008E"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Lo dejo para andrés</w:t>
      </w:r>
    </w:p>
  </w:comment>
  <w:comment w:id="14" w:author="Andrés González Santa Cruz" w:date="2024-11-30T15:44:00Z" w:initials="">
    <w:p w14:paraId="0000008F"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Lo había dejado el GEE como secundario porque era menos intuitivo y en verdad dio resultados casi iguales. Pero puedo dejarlo como análisis principal</w:t>
      </w:r>
    </w:p>
  </w:comment>
  <w:comment w:id="16" w:author="José Ruiz-Tagle" w:date="2024-12-30T16:32:00Z" w:initials="">
    <w:p w14:paraId="0000008A"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Creo que esto nos puede jugar en contra, porque estamos haciendo algo como sensibilidad que no se menciona arriba. ¿Por qué ajustaríamos por sobre dispersión en el análisis de sensibilidad y no en el principal? En todo caso los resultados son los mismos, pero creo que podrían mencionarlo en la revisión.</w:t>
      </w:r>
    </w:p>
  </w:comment>
  <w:comment w:id="17" w:author="José Ruiz-Tagle" w:date="2024-12-30T17:34:00Z" w:initials="">
    <w:p w14:paraId="0000008B"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Quizás también sea bueno mencionar la parametrización del NB y poner una cita donde se use una NB para modelar una variable binaria.</w:t>
      </w:r>
    </w:p>
  </w:comment>
  <w:comment w:id="18" w:author="José Ruiz-Tagle" w:date="2024-12-30T17:37:00Z" w:initials="">
    <w:p w14:paraId="0000008C"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Por lo que entiendo del suplementario hiciste una quasi poisson, pero no sé el código. el teta lo pusiste multiplicando la varianza? si es así es quasi poisson</w:t>
      </w:r>
    </w:p>
  </w:comment>
  <w:comment w:id="19" w:author="Andrés González Santa Cruz" w:date="2024-11-30T16:20:00Z" w:initials="">
    <w:p w14:paraId="00000091"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Seguro ambos tienen el mismo procentaje?</w:t>
      </w:r>
    </w:p>
  </w:comment>
  <w:comment w:id="20" w:author="José Ruiz-Tagle" w:date="2024-12-30T17:19:00Z" w:initials="">
    <w:p w14:paraId="00000092"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Por lo que entiendo del gráfico es que el 82% de las personas en tratamientos residenciales específicos de mujeres tiene PSU. Quizás no entendí bien el gráfico.</w:t>
      </w:r>
    </w:p>
  </w:comment>
  <w:comment w:id="22" w:author="Mariel Mateo" w:date="2024-12-26T15:56:00Z" w:initials="">
    <w:p w14:paraId="0000009B"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Aca especificaria que en cambio, para residencial y ambulatorio no se encontro asociacion</w:t>
      </w:r>
    </w:p>
  </w:comment>
  <w:comment w:id="23" w:author="José Ruiz-Tagle" w:date="2024-12-30T17:22:00Z" w:initials="">
    <w:p w14:paraId="0000009C"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resuelto abajo por andrés</w:t>
      </w:r>
    </w:p>
  </w:comment>
  <w:comment w:id="25" w:author="José Ruiz-Tagle" w:date="2024-12-30T21:57:00Z" w:initials="">
    <w:p w14:paraId="000000A7"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Solamente reorganicé la intro y agregué algunas cosas. El único párrafo que borraría sería el de alcohol, pero lo dejo a su criterio.</w:t>
      </w:r>
    </w:p>
  </w:comment>
  <w:comment w:id="26" w:author="José Ruiz-Tagle" w:date="2024-12-30T21:49:00Z" w:initials="">
    <w:p w14:paraId="00000093"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Quizás esto se puede decir más concreto, "sabiendo que el tiempo de observación es mayor en el grupo..."</w:t>
      </w:r>
    </w:p>
    <w:p w14:paraId="00000094"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Eso es un hecho? que ocurre en la base de datos?</w:t>
      </w:r>
    </w:p>
  </w:comment>
  <w:comment w:id="28" w:author="José Ruiz-Tagle" w:date="2024-12-30T21:42:00Z" w:initials="">
    <w:p w14:paraId="00000097"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Creo que eliminaría este párrafo</w:t>
      </w:r>
    </w:p>
  </w:comment>
  <w:comment w:id="27" w:author="José Ruiz-Tagle" w:date="2024-12-30T21:43:00Z" w:initials="">
    <w:p w14:paraId="00000098" w14:textId="77777777" w:rsidR="00E4483A"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rPr>
      </w:pPr>
      <w:r w:rsidRPr="00215940">
        <w:rPr>
          <w:rFonts w:ascii="Arial" w:eastAsia="Arial" w:hAnsi="Arial" w:cs="Arial"/>
          <w:color w:val="000000"/>
          <w:sz w:val="22"/>
          <w:szCs w:val="22"/>
          <w:lang w:val="es-CL"/>
        </w:rPr>
        <w:t xml:space="preserve">O dejarlo en la tabla correspondiente del suplementario, creo que le damos demasiada importancia a hallazgos secundarios. </w:t>
      </w:r>
      <w:r>
        <w:rPr>
          <w:rFonts w:ascii="Arial" w:eastAsia="Arial" w:hAnsi="Arial" w:cs="Arial"/>
          <w:color w:val="000000"/>
          <w:sz w:val="22"/>
          <w:szCs w:val="22"/>
        </w:rPr>
        <w:t>No nos conviene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0000089" w15:done="0"/>
  <w15:commentEx w15:paraId="122CDDE7" w15:paraIdParent="00000089" w15:done="0"/>
  <w15:commentEx w15:paraId="00000090" w15:done="1"/>
  <w15:commentEx w15:paraId="000000A4" w15:done="1"/>
  <w15:commentEx w15:paraId="000000A5" w15:done="1"/>
  <w15:commentEx w15:paraId="00000095" w15:done="1"/>
  <w15:commentEx w15:paraId="0000009F" w15:done="1"/>
  <w15:commentEx w15:paraId="000000A0" w15:done="1"/>
  <w15:commentEx w15:paraId="0000008D" w15:done="1"/>
  <w15:commentEx w15:paraId="0000008E" w15:done="1"/>
  <w15:commentEx w15:paraId="0000008F" w15:done="1"/>
  <w15:commentEx w15:paraId="0000008A" w15:done="0"/>
  <w15:commentEx w15:paraId="0000008B" w15:done="0"/>
  <w15:commentEx w15:paraId="0000008C" w15:done="0"/>
  <w15:commentEx w15:paraId="00000091" w15:done="1"/>
  <w15:commentEx w15:paraId="00000092" w15:done="1"/>
  <w15:commentEx w15:paraId="0000009B" w15:done="1"/>
  <w15:commentEx w15:paraId="0000009C" w15:done="1"/>
  <w15:commentEx w15:paraId="000000A7" w15:done="0"/>
  <w15:commentEx w15:paraId="00000094" w15:done="0"/>
  <w15:commentEx w15:paraId="00000097" w15:done="1"/>
  <w15:commentEx w15:paraId="0000009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ECE6B2F" w16cex:dateUtc="2025-02-14T20: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0000089" w16cid:durableId="00000089"/>
  <w16cid:commentId w16cid:paraId="122CDDE7" w16cid:durableId="1ECE6B2F"/>
  <w16cid:commentId w16cid:paraId="00000090" w16cid:durableId="00000090"/>
  <w16cid:commentId w16cid:paraId="000000A4" w16cid:durableId="000000A4"/>
  <w16cid:commentId w16cid:paraId="000000A5" w16cid:durableId="000000A5"/>
  <w16cid:commentId w16cid:paraId="00000095" w16cid:durableId="00000095"/>
  <w16cid:commentId w16cid:paraId="0000009F" w16cid:durableId="0000009F"/>
  <w16cid:commentId w16cid:paraId="000000A0" w16cid:durableId="000000A0"/>
  <w16cid:commentId w16cid:paraId="0000008D" w16cid:durableId="0000008D"/>
  <w16cid:commentId w16cid:paraId="0000008E" w16cid:durableId="0000008E"/>
  <w16cid:commentId w16cid:paraId="0000008F" w16cid:durableId="0000008F"/>
  <w16cid:commentId w16cid:paraId="0000008A" w16cid:durableId="0000008A"/>
  <w16cid:commentId w16cid:paraId="0000008B" w16cid:durableId="0000008B"/>
  <w16cid:commentId w16cid:paraId="0000008C" w16cid:durableId="0000008C"/>
  <w16cid:commentId w16cid:paraId="00000091" w16cid:durableId="00000091"/>
  <w16cid:commentId w16cid:paraId="00000092" w16cid:durableId="00000092"/>
  <w16cid:commentId w16cid:paraId="0000009B" w16cid:durableId="0000009B"/>
  <w16cid:commentId w16cid:paraId="0000009C" w16cid:durableId="0000009C"/>
  <w16cid:commentId w16cid:paraId="000000A7" w16cid:durableId="000000A7"/>
  <w16cid:commentId w16cid:paraId="00000094" w16cid:durableId="00000094"/>
  <w16cid:commentId w16cid:paraId="00000097" w16cid:durableId="00000097"/>
  <w16cid:commentId w16cid:paraId="00000098" w16cid:durableId="0000009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A71F87F7-E00C-4943-8991-AD802073C628}"/>
  </w:font>
  <w:font w:name="Verdana">
    <w:panose1 w:val="020B0604030504040204"/>
    <w:charset w:val="00"/>
    <w:family w:val="swiss"/>
    <w:pitch w:val="variable"/>
    <w:sig w:usb0="A00006FF" w:usb1="4000205B" w:usb2="00000010" w:usb3="00000000" w:csb0="0000019F" w:csb1="00000000"/>
    <w:embedRegular r:id="rId2" w:fontKey="{518DDBA5-9E9C-4804-A5FF-9C0672763B24}"/>
    <w:embedBold r:id="rId3" w:fontKey="{F55814D3-C57F-4FA2-9947-2A10CD261829}"/>
    <w:embedItalic r:id="rId4" w:fontKey="{0ACE5ACD-15D7-402B-8A59-8B340400DEB8}"/>
  </w:font>
  <w:font w:name="Times New Roman">
    <w:panose1 w:val="02020603050405020304"/>
    <w:charset w:val="00"/>
    <w:family w:val="roman"/>
    <w:pitch w:val="variable"/>
    <w:sig w:usb0="E0002EFF" w:usb1="C000785B" w:usb2="00000009" w:usb3="00000000" w:csb0="000001FF" w:csb1="00000000"/>
  </w:font>
  <w:font w:name="Play">
    <w:charset w:val="00"/>
    <w:family w:val="auto"/>
    <w:pitch w:val="default"/>
    <w:embedRegular r:id="rId5" w:fontKey="{B316B141-132F-4095-86EF-7AFCE7740EE8}"/>
  </w:font>
  <w:font w:name="Calibri">
    <w:panose1 w:val="020F0502020204030204"/>
    <w:charset w:val="00"/>
    <w:family w:val="swiss"/>
    <w:pitch w:val="variable"/>
    <w:sig w:usb0="E4002EFF" w:usb1="C200247B" w:usb2="00000009" w:usb3="00000000" w:csb0="000001FF" w:csb1="00000000"/>
    <w:embedRegular r:id="rId6" w:fontKey="{585D7636-6868-47C9-8CF8-78FBA764ECB7}"/>
  </w:font>
  <w:font w:name="Cambria">
    <w:panose1 w:val="02040503050406030204"/>
    <w:charset w:val="00"/>
    <w:family w:val="roman"/>
    <w:pitch w:val="variable"/>
    <w:sig w:usb0="E00006FF" w:usb1="420024FF" w:usb2="02000000" w:usb3="00000000" w:csb0="0000019F" w:csb1="00000000"/>
    <w:embedRegular r:id="rId7" w:fontKey="{4FD91761-A054-4B65-B46E-2302E0C2A0F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4286500"/>
    <w:multiLevelType w:val="multilevel"/>
    <w:tmpl w:val="127A4356"/>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7E235A85"/>
    <w:multiLevelType w:val="multilevel"/>
    <w:tmpl w:val="D0EEDB14"/>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440" w:hanging="108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num w:numId="1" w16cid:durableId="1912887450">
    <w:abstractNumId w:val="0"/>
  </w:num>
  <w:num w:numId="2" w16cid:durableId="169653779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drés González Santa Cruz">
    <w15:presenceInfo w15:providerId="Windows Live" w15:userId="0f261097151cd0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83A"/>
    <w:rsid w:val="0004589B"/>
    <w:rsid w:val="00121187"/>
    <w:rsid w:val="001B6CCC"/>
    <w:rsid w:val="00215940"/>
    <w:rsid w:val="003B3E36"/>
    <w:rsid w:val="00434873"/>
    <w:rsid w:val="00476859"/>
    <w:rsid w:val="004A7ABC"/>
    <w:rsid w:val="0050519B"/>
    <w:rsid w:val="0068409C"/>
    <w:rsid w:val="0070494A"/>
    <w:rsid w:val="007143AE"/>
    <w:rsid w:val="00764496"/>
    <w:rsid w:val="00770788"/>
    <w:rsid w:val="007C3D44"/>
    <w:rsid w:val="008B2447"/>
    <w:rsid w:val="008B3BDC"/>
    <w:rsid w:val="009C0C0A"/>
    <w:rsid w:val="00A62FEF"/>
    <w:rsid w:val="00B92105"/>
    <w:rsid w:val="00CE2C41"/>
    <w:rsid w:val="00D533EC"/>
    <w:rsid w:val="00DC560D"/>
    <w:rsid w:val="00E4483A"/>
    <w:rsid w:val="00E60441"/>
    <w:rsid w:val="00E74B97"/>
    <w:rsid w:val="00E80548"/>
    <w:rsid w:val="00E8441C"/>
    <w:rsid w:val="00F24354"/>
    <w:rsid w:val="00FB11C4"/>
    <w:rsid w:val="00FC0BE4"/>
    <w:rsid w:val="00FF155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F06C9"/>
  <w15:docId w15:val="{1A6049F9-3B53-49E2-B89A-20F36C1E7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Verdana" w:eastAsia="Verdana" w:hAnsi="Verdana" w:cs="Verdana"/>
        <w:lang w:val="en-AU" w:eastAsia="es-CL" w:bidi="ar-SA"/>
      </w:rPr>
    </w:rPrDefault>
    <w:pPrDefault>
      <w:pPr>
        <w:spacing w:after="160" w:line="25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ind w:left="720" w:hanging="360"/>
      <w:outlineLvl w:val="0"/>
    </w:pPr>
    <w:rPr>
      <w:rFonts w:ascii="Times New Roman" w:eastAsia="Times New Roman" w:hAnsi="Times New Roman" w:cs="Times New Roman"/>
      <w:b/>
      <w:sz w:val="24"/>
      <w:szCs w:val="24"/>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paragraph" w:styleId="Subttulo">
    <w:name w:val="Subtitle"/>
    <w:basedOn w:val="Normal"/>
    <w:next w:val="Normal"/>
    <w:uiPriority w:val="11"/>
    <w:qFormat/>
    <w:rPr>
      <w:color w:val="595959"/>
      <w:sz w:val="28"/>
      <w:szCs w:val="28"/>
    </w:rPr>
  </w:style>
  <w:style w:type="paragraph" w:styleId="Textocomentario">
    <w:name w:val="annotation text"/>
    <w:basedOn w:val="Normal"/>
    <w:link w:val="TextocomentarioCar"/>
    <w:uiPriority w:val="99"/>
    <w:semiHidden/>
    <w:unhideWhenUsed/>
    <w:pPr>
      <w:spacing w:line="240" w:lineRule="auto"/>
    </w:pPr>
  </w:style>
  <w:style w:type="character" w:customStyle="1" w:styleId="TextocomentarioCar">
    <w:name w:val="Texto comentario Car"/>
    <w:basedOn w:val="Fuentedeprrafopredeter"/>
    <w:link w:val="Textocomentario"/>
    <w:uiPriority w:val="99"/>
    <w:semiHidden/>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7C3D44"/>
    <w:rPr>
      <w:b/>
      <w:bCs/>
    </w:rPr>
  </w:style>
  <w:style w:type="character" w:customStyle="1" w:styleId="AsuntodelcomentarioCar">
    <w:name w:val="Asunto del comentario Car"/>
    <w:basedOn w:val="TextocomentarioCar"/>
    <w:link w:val="Asuntodelcomentario"/>
    <w:uiPriority w:val="99"/>
    <w:semiHidden/>
    <w:rsid w:val="007C3D4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www.zotero.org/google-docs/?7CrhNC" TargetMode="External"/><Relationship Id="rId18" Type="http://schemas.openxmlformats.org/officeDocument/2006/relationships/hyperlink" Target="https://www.zotero.org/google-docs/?eyglEd" TargetMode="External"/><Relationship Id="rId26" Type="http://schemas.openxmlformats.org/officeDocument/2006/relationships/hyperlink" Target="https://www.zotero.org/google-docs/?U6NvAI" TargetMode="External"/><Relationship Id="rId39" Type="http://schemas.openxmlformats.org/officeDocument/2006/relationships/hyperlink" Target="https://www.zotero.org/google-docs/?8wZ8F1" TargetMode="External"/><Relationship Id="rId3" Type="http://schemas.openxmlformats.org/officeDocument/2006/relationships/settings" Target="settings.xml"/><Relationship Id="rId21" Type="http://schemas.openxmlformats.org/officeDocument/2006/relationships/hyperlink" Target="https://www.zotero.org/google-docs/?6Wv5z3" TargetMode="External"/><Relationship Id="rId34" Type="http://schemas.openxmlformats.org/officeDocument/2006/relationships/hyperlink" Target="https://www.zotero.org/google-docs/?SMbb56" TargetMode="External"/><Relationship Id="rId42" Type="http://schemas.openxmlformats.org/officeDocument/2006/relationships/hyperlink" Target="https://www.zotero.org/google-docs/?a8ImYP" TargetMode="External"/><Relationship Id="rId47" Type="http://schemas.openxmlformats.org/officeDocument/2006/relationships/hyperlink" Target="https://www.zotero.org/google-docs/?larcy2" TargetMode="External"/><Relationship Id="rId50" Type="http://schemas.openxmlformats.org/officeDocument/2006/relationships/hyperlink" Target="https://www.zotero.org/google-docs/?4NmrT9" TargetMode="External"/><Relationship Id="rId7" Type="http://schemas.microsoft.com/office/2016/09/relationships/commentsIds" Target="commentsIds.xml"/><Relationship Id="rId12" Type="http://schemas.openxmlformats.org/officeDocument/2006/relationships/hyperlink" Target="https://www.zotero.org/google-docs/?mpl1eZ" TargetMode="External"/><Relationship Id="rId17" Type="http://schemas.openxmlformats.org/officeDocument/2006/relationships/hyperlink" Target="https://www.zotero.org/google-docs/?i0Uqfr" TargetMode="External"/><Relationship Id="rId25" Type="http://schemas.openxmlformats.org/officeDocument/2006/relationships/hyperlink" Target="https://www.zotero.org/google-docs/?jI6xzc" TargetMode="External"/><Relationship Id="rId33" Type="http://schemas.openxmlformats.org/officeDocument/2006/relationships/hyperlink" Target="https://www.zotero.org/google-docs/?KdGSQz" TargetMode="External"/><Relationship Id="rId38" Type="http://schemas.openxmlformats.org/officeDocument/2006/relationships/hyperlink" Target="https://www.zotero.org/google-docs/?4sQ8pL" TargetMode="External"/><Relationship Id="rId46" Type="http://schemas.openxmlformats.org/officeDocument/2006/relationships/hyperlink" Target="https://www.zotero.org/google-docs/?bVgxhW" TargetMode="External"/><Relationship Id="rId2" Type="http://schemas.openxmlformats.org/officeDocument/2006/relationships/styles" Target="styles.xml"/><Relationship Id="rId16" Type="http://schemas.openxmlformats.org/officeDocument/2006/relationships/hyperlink" Target="https://www.zotero.org/google-docs/?GzOhtr" TargetMode="External"/><Relationship Id="rId20" Type="http://schemas.openxmlformats.org/officeDocument/2006/relationships/hyperlink" Target="https://www.zotero.org/google-docs/?6SGWsD" TargetMode="External"/><Relationship Id="rId29" Type="http://schemas.openxmlformats.org/officeDocument/2006/relationships/hyperlink" Target="https://www.zotero.org/google-docs/?B1f6qy" TargetMode="External"/><Relationship Id="rId41" Type="http://schemas.openxmlformats.org/officeDocument/2006/relationships/hyperlink" Target="https://www.zotero.org/google-docs/?vCaNds" TargetMode="External"/><Relationship Id="rId54"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www.zotero.org/google-docs/?E9GoKQ" TargetMode="External"/><Relationship Id="rId24" Type="http://schemas.openxmlformats.org/officeDocument/2006/relationships/hyperlink" Target="https://www.zotero.org/google-docs/?Vc39vz" TargetMode="External"/><Relationship Id="rId32" Type="http://schemas.openxmlformats.org/officeDocument/2006/relationships/hyperlink" Target="https://www.zotero.org/google-docs/?aXiJSo" TargetMode="External"/><Relationship Id="rId37" Type="http://schemas.openxmlformats.org/officeDocument/2006/relationships/hyperlink" Target="https://www.zotero.org/google-docs/?737jJZ" TargetMode="External"/><Relationship Id="rId40" Type="http://schemas.openxmlformats.org/officeDocument/2006/relationships/hyperlink" Target="https://www.zotero.org/google-docs/?s9wBWN" TargetMode="External"/><Relationship Id="rId45" Type="http://schemas.openxmlformats.org/officeDocument/2006/relationships/hyperlink" Target="https://www.zotero.org/google-docs/?ObUtSC" TargetMode="External"/><Relationship Id="rId53" Type="http://schemas.microsoft.com/office/2011/relationships/people" Target="people.xml"/><Relationship Id="rId5" Type="http://schemas.openxmlformats.org/officeDocument/2006/relationships/comments" Target="comments.xml"/><Relationship Id="rId15" Type="http://schemas.openxmlformats.org/officeDocument/2006/relationships/hyperlink" Target="https://www.zotero.org/google-docs/?JVGTq5" TargetMode="External"/><Relationship Id="rId23" Type="http://schemas.openxmlformats.org/officeDocument/2006/relationships/hyperlink" Target="https://www.zotero.org/google-docs/?d5VOUK" TargetMode="External"/><Relationship Id="rId28" Type="http://schemas.openxmlformats.org/officeDocument/2006/relationships/hyperlink" Target="https://www.zotero.org/google-docs/?5rHt8j" TargetMode="External"/><Relationship Id="rId36" Type="http://schemas.openxmlformats.org/officeDocument/2006/relationships/hyperlink" Target="https://www.zotero.org/google-docs/?xVePCj" TargetMode="External"/><Relationship Id="rId49" Type="http://schemas.openxmlformats.org/officeDocument/2006/relationships/hyperlink" Target="https://www.zotero.org/google-docs/?yavU1T" TargetMode="External"/><Relationship Id="rId10" Type="http://schemas.openxmlformats.org/officeDocument/2006/relationships/hyperlink" Target="https://www.zotero.org/google-docs/?MKrndu" TargetMode="External"/><Relationship Id="rId19" Type="http://schemas.openxmlformats.org/officeDocument/2006/relationships/hyperlink" Target="https://www.zotero.org/google-docs/?OBoM2l" TargetMode="External"/><Relationship Id="rId31" Type="http://schemas.openxmlformats.org/officeDocument/2006/relationships/hyperlink" Target="https://www.zotero.org/google-docs/?JNyup7" TargetMode="External"/><Relationship Id="rId44" Type="http://schemas.openxmlformats.org/officeDocument/2006/relationships/hyperlink" Target="https://www.zotero.org/google-docs/?O0WhbU"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zotero.org/google-docs/?FW5yDA" TargetMode="External"/><Relationship Id="rId14" Type="http://schemas.openxmlformats.org/officeDocument/2006/relationships/hyperlink" Target="https://www.zotero.org/google-docs/?e0CnJa" TargetMode="External"/><Relationship Id="rId22" Type="http://schemas.openxmlformats.org/officeDocument/2006/relationships/hyperlink" Target="https://www.zotero.org/google-docs/?4R33Od" TargetMode="External"/><Relationship Id="rId27" Type="http://schemas.openxmlformats.org/officeDocument/2006/relationships/hyperlink" Target="https://www.zotero.org/google-docs/?75wTDB" TargetMode="External"/><Relationship Id="rId30" Type="http://schemas.openxmlformats.org/officeDocument/2006/relationships/hyperlink" Target="https://www.zotero.org/google-docs/?p41BUx" TargetMode="External"/><Relationship Id="rId35" Type="http://schemas.openxmlformats.org/officeDocument/2006/relationships/hyperlink" Target="https://www.zotero.org/google-docs/?Smflbm" TargetMode="External"/><Relationship Id="rId43" Type="http://schemas.openxmlformats.org/officeDocument/2006/relationships/hyperlink" Target="https://www.zotero.org/google-docs/?03yYTj" TargetMode="External"/><Relationship Id="rId48" Type="http://schemas.openxmlformats.org/officeDocument/2006/relationships/hyperlink" Target="https://www.zotero.org/google-docs/?KrLUA5" TargetMode="External"/><Relationship Id="rId8" Type="http://schemas.microsoft.com/office/2018/08/relationships/commentsExtensible" Target="commentsExtensible.xml"/><Relationship Id="rId51" Type="http://schemas.openxmlformats.org/officeDocument/2006/relationships/hyperlink" Target="https://www.zotero.org/google-docs/?gShfc1"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1380</TotalTime>
  <Pages>28</Pages>
  <Words>9043</Words>
  <Characters>49738</Characters>
  <Application>Microsoft Office Word</Application>
  <DocSecurity>0</DocSecurity>
  <Lines>414</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Andrés González Santa Cruz</dc:creator>
  <cp:lastModifiedBy>Andrés González Santa Cruz</cp:lastModifiedBy>
  <cp:revision>22</cp:revision>
  <dcterms:created xsi:type="dcterms:W3CDTF">2025-02-14T20:41:00Z</dcterms:created>
  <dcterms:modified xsi:type="dcterms:W3CDTF">2025-02-15T20:22:00Z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id="98I4tdSJ"/&gt;&lt;style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f510dacd3c95c49ae90dd23ff825a9696af4e4cd283cb6875d5038efa1dc9a78</vt:lpwstr>
  </property>
</Properties>
</file>